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E0B58" w14:textId="77777777" w:rsidR="005A7441" w:rsidRDefault="00000000">
      <w:pPr>
        <w:pStyle w:val="Title"/>
        <w:jc w:val="center"/>
      </w:pPr>
      <w:r>
        <w:rPr>
          <w:rFonts w:ascii="Arial" w:hAnsi="Arial"/>
          <w:color w:val="000000"/>
          <w:sz w:val="32"/>
        </w:rPr>
        <w:t>CKI: A Cell-state Kinetic Index for Quantifying Selective Transcriptomic Remodeling</w:t>
      </w:r>
    </w:p>
    <w:p w14:paraId="14A617A6" w14:textId="77777777" w:rsidR="005A7441" w:rsidRDefault="00000000">
      <w:pPr>
        <w:jc w:val="center"/>
      </w:pPr>
      <w:proofErr w:type="spellStart"/>
      <w:r>
        <w:rPr>
          <w:sz w:val="24"/>
        </w:rPr>
        <w:t>Xianming</w:t>
      </w:r>
      <w:proofErr w:type="spellEnd"/>
      <w:r>
        <w:rPr>
          <w:sz w:val="24"/>
        </w:rPr>
        <w:t xml:space="preserve"> Wu</w:t>
      </w:r>
      <w:r>
        <w:rPr>
          <w:sz w:val="18"/>
          <w:vertAlign w:val="superscript"/>
        </w:rPr>
        <w:t>1</w:t>
      </w:r>
      <w:r>
        <w:t xml:space="preserve">, </w:t>
      </w:r>
      <w:r>
        <w:rPr>
          <w:sz w:val="24"/>
        </w:rPr>
        <w:t>Li Zhang</w:t>
      </w:r>
      <w:r>
        <w:rPr>
          <w:sz w:val="18"/>
          <w:vertAlign w:val="superscript"/>
        </w:rPr>
        <w:t>12*</w:t>
      </w:r>
    </w:p>
    <w:p w14:paraId="42E5E544" w14:textId="77777777" w:rsidR="005A7441" w:rsidRDefault="00000000">
      <w:pPr>
        <w:jc w:val="center"/>
      </w:pPr>
      <w:r>
        <w:rPr>
          <w:sz w:val="20"/>
          <w:vertAlign w:val="superscript"/>
        </w:rPr>
        <w:t>1</w:t>
      </w:r>
      <w:r>
        <w:rPr>
          <w:sz w:val="20"/>
        </w:rPr>
        <w:t>Chinese Institute for Brain Research, Beijing, China</w:t>
      </w:r>
    </w:p>
    <w:p w14:paraId="089930C2" w14:textId="77777777" w:rsidR="005A7441" w:rsidRDefault="00000000">
      <w:pPr>
        <w:jc w:val="center"/>
      </w:pPr>
      <w:r>
        <w:rPr>
          <w:sz w:val="20"/>
          <w:vertAlign w:val="superscript"/>
        </w:rPr>
        <w:t>2</w:t>
      </w:r>
      <w:r>
        <w:rPr>
          <w:sz w:val="20"/>
        </w:rPr>
        <w:t>Institute of Blood Transfusion, Chinese Academy of Medical Sciences &amp; Peking Union Medical College, Chengdu, China</w:t>
      </w:r>
    </w:p>
    <w:p w14:paraId="77F027CA" w14:textId="77777777" w:rsidR="005A7441" w:rsidRDefault="00000000">
      <w:pPr>
        <w:jc w:val="center"/>
      </w:pPr>
      <w:r>
        <w:rPr>
          <w:sz w:val="20"/>
        </w:rPr>
        <w:t>* To whom correspondence should be addressed. Email: knightz@pumc.edu.cn</w:t>
      </w:r>
    </w:p>
    <w:p w14:paraId="53335BC1" w14:textId="77777777" w:rsidR="005A7441" w:rsidRDefault="00000000">
      <w:pPr>
        <w:jc w:val="center"/>
      </w:pPr>
      <w:r>
        <w:rPr>
          <w:sz w:val="18"/>
        </w:rPr>
        <w:t>ORCID: 0000-0002-0698-0754</w:t>
      </w:r>
    </w:p>
    <w:p w14:paraId="7453E030" w14:textId="77777777" w:rsidR="005A7441" w:rsidRDefault="00000000">
      <w:pPr>
        <w:pStyle w:val="Heading1"/>
        <w:spacing w:before="240" w:after="120"/>
      </w:pPr>
      <w:r>
        <w:rPr>
          <w:rFonts w:ascii="Arial" w:hAnsi="Arial"/>
          <w:color w:val="000000"/>
          <w:sz w:val="32"/>
        </w:rPr>
        <w:t>Graphical Abstract</w:t>
      </w:r>
    </w:p>
    <w:p w14:paraId="50CC92EA" w14:textId="77777777" w:rsidR="005A7441" w:rsidRDefault="00000000">
      <w:pPr>
        <w:spacing w:after="60"/>
      </w:pPr>
      <w:r>
        <w:t>[A graphical abstract figure (landscape, 5:2 aspect ratio) will be provided separately.]</w:t>
      </w:r>
    </w:p>
    <w:p w14:paraId="532CF00D" w14:textId="77777777" w:rsidR="005A7441" w:rsidRDefault="00000000">
      <w:pPr>
        <w:pStyle w:val="Heading1"/>
        <w:spacing w:before="240" w:after="120"/>
      </w:pPr>
      <w:r>
        <w:rPr>
          <w:rFonts w:ascii="Arial" w:hAnsi="Arial"/>
          <w:color w:val="000000"/>
          <w:sz w:val="32"/>
        </w:rPr>
        <w:t>Abstract</w:t>
      </w:r>
    </w:p>
    <w:p w14:paraId="7E0202C7" w14:textId="5ADE407C" w:rsidR="005A7441" w:rsidRDefault="00000000">
      <w:pPr>
        <w:spacing w:after="60"/>
      </w:pPr>
      <w:r>
        <w:t>Comparing cell populations is fundamental in single-cell genomics, yet standard distance metrics conflate neutral variation with functional adaptation. Inspired by the Ka/Ks ratio in molecular evolution, we present CKI (Cell-state Kinetic Index), which decomposes transcriptomic divergence into a neutral offset rate (k_n, from housekeeping gene expression) and a functional conversion rate (k_f, from identity gene expression), with ω = k_f/k_n quantifying selective remodeling. We validated CKI across four datasets: the Tabula Muris mouse atlas, Tabula Sapiens human atlas, TCGA pan-cancer data, and a human brain single-nucleus atlas totaling millions of cells. Calibration confirmed neutral behavior for equivalent populations (mean ω = 1.54, all P &gt; 0.05). CKI ω was negatively correlated with all standard distance metrics (Spearman r = -0.57 to -0.38, all P &lt; 0.001), proving it captures an independent information dimension. Cancer analysis revealed transcriptional convergence across genetically diverse tumors. Brain regional analysis identified 30 cell-type-specific developmental origin signatures among 31,764 comparisons. CKI provides a principled framework for quantifying selective transcriptomic remodeling, available as an open-source Python package.</w:t>
      </w:r>
    </w:p>
    <w:p w14:paraId="2E318740" w14:textId="77777777" w:rsidR="005A7441" w:rsidRDefault="00000000">
      <w:pPr>
        <w:pStyle w:val="Heading1"/>
        <w:spacing w:before="240" w:after="120"/>
      </w:pPr>
      <w:r>
        <w:rPr>
          <w:rFonts w:ascii="Arial" w:hAnsi="Arial"/>
          <w:color w:val="000000"/>
          <w:sz w:val="32"/>
        </w:rPr>
        <w:t>Introduction</w:t>
      </w:r>
    </w:p>
    <w:p w14:paraId="3D1E7EF0" w14:textId="77777777" w:rsidR="005A7441" w:rsidRDefault="00000000">
      <w:pPr>
        <w:spacing w:after="60"/>
      </w:pPr>
      <w: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14:paraId="55F88B1D" w14:textId="17FC65E3" w:rsidR="005A7441" w:rsidRDefault="00000000">
      <w:pPr>
        <w:spacing w:after="60"/>
      </w:pPr>
      <w: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where donor-level and batch-level variation often dominates over cell-type identity. Methods such as Harmony</w:t>
      </w:r>
      <w:r w:rsidR="00046C5A">
        <w:t xml:space="preserve"> </w:t>
      </w:r>
      <w:r w:rsidR="00162D7A">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r>
      <w:r w:rsidR="00046C5A">
        <w:instrText xml:space="preserve"> ADDIN EN.CITE </w:instrText>
      </w:r>
      <w:r w:rsidR="00046C5A">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r>
      <w:r w:rsidR="00046C5A">
        <w:instrText xml:space="preserve"> ADDIN EN.CITE.DATA </w:instrText>
      </w:r>
      <w:r w:rsidR="00046C5A">
        <w:fldChar w:fldCharType="end"/>
      </w:r>
      <w:r w:rsidR="00162D7A">
        <w:fldChar w:fldCharType="separate"/>
      </w:r>
      <w:r w:rsidR="00046C5A">
        <w:rPr>
          <w:noProof/>
        </w:rPr>
        <w:t>[1]</w:t>
      </w:r>
      <w:r w:rsidR="00162D7A">
        <w:fldChar w:fldCharType="end"/>
      </w:r>
      <w:r>
        <w:t xml:space="preserve">, </w:t>
      </w:r>
      <w:proofErr w:type="spellStart"/>
      <w:r>
        <w:t>scVI</w:t>
      </w:r>
      <w:proofErr w:type="spellEnd"/>
      <w:r w:rsidR="00046C5A">
        <w:t xml:space="preserve"> </w:t>
      </w:r>
      <w:r w:rsidR="00530FC8">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r>
      <w:r w:rsidR="00046C5A">
        <w:instrText xml:space="preserve"> ADDIN EN.CITE </w:instrText>
      </w:r>
      <w:r w:rsidR="00046C5A">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r>
      <w:r w:rsidR="00046C5A">
        <w:instrText xml:space="preserve"> ADDIN EN.CITE.DATA </w:instrText>
      </w:r>
      <w:r w:rsidR="00046C5A">
        <w:fldChar w:fldCharType="end"/>
      </w:r>
      <w:r w:rsidR="00530FC8">
        <w:fldChar w:fldCharType="separate"/>
      </w:r>
      <w:r w:rsidR="00046C5A">
        <w:rPr>
          <w:noProof/>
        </w:rPr>
        <w:t>[2]</w:t>
      </w:r>
      <w:r w:rsidR="00530FC8">
        <w:fldChar w:fldCharType="end"/>
      </w:r>
      <w:r>
        <w:t>, and SATURN</w:t>
      </w:r>
      <w:r w:rsidR="00046C5A">
        <w:t xml:space="preserve"> </w:t>
      </w:r>
      <w:r w:rsidR="00530FC8">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r>
      <w:r w:rsidR="00046C5A">
        <w:instrText xml:space="preserve"> ADDIN EN.CITE </w:instrText>
      </w:r>
      <w:r w:rsidR="00046C5A">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r>
      <w:r w:rsidR="00046C5A">
        <w:instrText xml:space="preserve"> ADDIN EN.CITE.DATA </w:instrText>
      </w:r>
      <w:r w:rsidR="00046C5A">
        <w:fldChar w:fldCharType="end"/>
      </w:r>
      <w:r w:rsidR="00530FC8">
        <w:fldChar w:fldCharType="separate"/>
      </w:r>
      <w:r w:rsidR="00046C5A">
        <w:rPr>
          <w:noProof/>
        </w:rPr>
        <w:t>[3]</w:t>
      </w:r>
      <w:r w:rsidR="00530FC8">
        <w:fldChar w:fldCharType="end"/>
      </w:r>
      <w:r>
        <w:t xml:space="preserve"> have been developed specifically to remove such nuisance variation. But after </w:t>
      </w:r>
      <w:r>
        <w:lastRenderedPageBreak/>
        <w:t>correction, a key question remains: how much of the remaining difference between two populations represents functional adaptation, and how much is simply neutral drift?</w:t>
      </w:r>
    </w:p>
    <w:p w14:paraId="3AFDADC7" w14:textId="3D5D3B66" w:rsidR="005A7441" w:rsidRDefault="00000000">
      <w:pPr>
        <w:spacing w:after="60"/>
      </w:pPr>
      <w:r>
        <w:t>We realized that this question is reminiscent of a problem solved in molecular evolution forty years ago. When comparing two DNA sequences, the Ka/Ks ratio (also called dN/dS) distinguishes nonsynonymous changes (Ka, which alter the protein and may be shaped by selection) from synonymous changes (Ks, which are silent and presumed neutral). The elegance of Ka/Ks lies in its use of synonymous sites as an internal baseline [38,39]: the same mutational process produces both types of change, so their ratio reveals whether selection is acting.</w:t>
      </w:r>
    </w:p>
    <w:p w14:paraId="310087C1" w14:textId="43CEF82F" w:rsidR="005A7441" w:rsidRDefault="00000000">
      <w:pPr>
        <w:spacing w:after="60"/>
      </w:pPr>
      <w:r>
        <w:t xml:space="preserve">Inspired by this logic, we developed CKI as a heuristic transcriptomic analogue. CKI defines two rates: a neutral offset rate k_n, estimated from housekeeping (HK) gene expression [4]; and a functional conversion rate k_f, estimated from cell-type identity genes. The ratio ω = </w:t>
      </w:r>
      <w:proofErr w:type="spellStart"/>
      <w:r>
        <w:t>k_f</w:t>
      </w:r>
      <w:proofErr w:type="spellEnd"/>
      <w:r>
        <w:t>/</w:t>
      </w:r>
      <w:proofErr w:type="spellStart"/>
      <w:r>
        <w:t>k_n</w:t>
      </w:r>
      <w:proofErr w:type="spellEnd"/>
      <w:r>
        <w:t xml:space="preserve"> serves as a baseline-normalized functional divergence index: ω ≈ 1 indicates functional divergence consistent with baseline variation (empirically calibrated; see Results); ω &gt;&gt; 1 indicates functional divergence substantially exceeding baseline; ω &lt;&lt; 1 indicates strong transcriptomic constraint. Throughout this paper, we use evolutionary terminology ('selection', 'constraint', 'neutral') as heuristic metaphors for transcriptomic divergence patterns, not as claims about Darwinian selection on gene expression.</w:t>
      </w:r>
    </w:p>
    <w:p w14:paraId="7C64D67E" w14:textId="7CC14469" w:rsidR="005A7441" w:rsidRDefault="00000000">
      <w:pPr>
        <w:spacing w:after="60"/>
      </w:pPr>
      <w:r w:rsidRPr="00C34668">
        <w:rPr>
          <w:color w:val="auto"/>
        </w:rPr>
        <w:t xml:space="preserve">We validated CKI across </w:t>
      </w:r>
      <w:r w:rsidR="00C34668">
        <w:rPr>
          <w:rFonts w:hint="eastAsia"/>
          <w:color w:val="auto"/>
          <w:lang w:eastAsia="zh-CN"/>
        </w:rPr>
        <w:t>fou</w:t>
      </w:r>
      <w:r w:rsidR="00C34668">
        <w:rPr>
          <w:color w:val="auto"/>
          <w:lang w:eastAsia="zh-CN"/>
        </w:rPr>
        <w:t xml:space="preserve">r </w:t>
      </w:r>
      <w:r w:rsidRPr="00C34668">
        <w:rPr>
          <w:color w:val="auto"/>
        </w:rPr>
        <w:t xml:space="preserve">scales, </w:t>
      </w:r>
      <w:r>
        <w:t xml:space="preserve">each testing a different aspect of the method. First, we calibrated CKI on Tabula </w:t>
      </w:r>
      <w:proofErr w:type="spellStart"/>
      <w:r>
        <w:t>Muris</w:t>
      </w:r>
      <w:proofErr w:type="spellEnd"/>
      <w:r>
        <w:t xml:space="preserve"> mouse data</w:t>
      </w:r>
      <w:r w:rsidR="00046C5A">
        <w:t xml:space="preserve"> </w:t>
      </w:r>
      <w:r w:rsidR="0006004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046C5A">
        <w:instrText xml:space="preserve"> ADDIN EN.CITE </w:instrText>
      </w:r>
      <w:r w:rsidR="00046C5A">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046C5A">
        <w:instrText xml:space="preserve"> ADDIN EN.CITE.DATA </w:instrText>
      </w:r>
      <w:r w:rsidR="00046C5A">
        <w:fldChar w:fldCharType="end"/>
      </w:r>
      <w:r w:rsidR="00060048">
        <w:fldChar w:fldCharType="separate"/>
      </w:r>
      <w:r w:rsidR="00046C5A">
        <w:rPr>
          <w:noProof/>
        </w:rPr>
        <w:t>[5]</w:t>
      </w:r>
      <w:r w:rsidR="00060048">
        <w:fldChar w:fldCharType="end"/>
      </w:r>
      <w:r>
        <w:t>, confirming that random splits of the same cell population yield ω close to 1 (neutral behavior). Second, we extended CKI to Tabula Sapiens human data</w:t>
      </w:r>
      <w:r w:rsidR="00E0548A">
        <w:t xml:space="preserve"> </w:t>
      </w:r>
      <w:r w:rsidR="00E0548A">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E0548A">
        <w:instrText xml:space="preserve"> ADDIN EN.CITE </w:instrText>
      </w:r>
      <w:r w:rsidR="00E0548A">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E0548A">
        <w:instrText xml:space="preserve"> ADDIN EN.CITE.DATA </w:instrText>
      </w:r>
      <w:r w:rsidR="00E0548A">
        <w:fldChar w:fldCharType="end"/>
      </w:r>
      <w:r w:rsidR="00E0548A">
        <w:fldChar w:fldCharType="separate"/>
      </w:r>
      <w:r w:rsidR="00E0548A">
        <w:rPr>
          <w:noProof/>
        </w:rPr>
        <w:t>[6]</w:t>
      </w:r>
      <w:r w:rsidR="00E0548A">
        <w:fldChar w:fldCharType="end"/>
      </w:r>
      <w:r>
        <w:t xml:space="preserve"> and found that CKI ω is negatively correlated with all four standard distance metrics, proving it captures an orthogonal information dimension. Third, we applied CKI to TCGA cancer data </w:t>
      </w:r>
      <w:r w:rsidR="00E0548A">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E0548A">
        <w:instrText xml:space="preserve"> ADDIN EN.CITE </w:instrText>
      </w:r>
      <w:r w:rsidR="00E0548A">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E0548A">
        <w:instrText xml:space="preserve"> ADDIN EN.CITE.DATA </w:instrText>
      </w:r>
      <w:r w:rsidR="00E0548A">
        <w:fldChar w:fldCharType="end"/>
      </w:r>
      <w:r w:rsidR="00E0548A">
        <w:fldChar w:fldCharType="separate"/>
      </w:r>
      <w:r w:rsidR="00E0548A">
        <w:rPr>
          <w:noProof/>
        </w:rPr>
        <w:t>[7,8]</w:t>
      </w:r>
      <w:r w:rsidR="00E0548A">
        <w:fldChar w:fldCharType="end"/>
      </w:r>
      <w:r>
        <w:t xml:space="preserve">, revealing that tumors are paradoxically more transcriptionally homogeneous than normal tissues. </w:t>
      </w:r>
      <w:r w:rsidRPr="00F64DB9">
        <w:t>Fourth</w:t>
      </w:r>
      <w:r>
        <w:t xml:space="preserve">, we used CKI to analyze a human brain single-nucleus atlas </w:t>
      </w:r>
      <w:r w:rsidR="00E054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E0548A">
        <w:instrText xml:space="preserve"> ADDIN EN.CITE </w:instrText>
      </w:r>
      <w:r w:rsidR="00E054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E0548A">
        <w:instrText xml:space="preserve"> ADDIN EN.CITE.DATA </w:instrText>
      </w:r>
      <w:r w:rsidR="00E0548A">
        <w:fldChar w:fldCharType="end"/>
      </w:r>
      <w:r w:rsidR="00E0548A">
        <w:fldChar w:fldCharType="separate"/>
      </w:r>
      <w:r w:rsidR="00E0548A">
        <w:rPr>
          <w:noProof/>
        </w:rPr>
        <w:t>[9]</w:t>
      </w:r>
      <w:r w:rsidR="00E0548A">
        <w:fldChar w:fldCharType="end"/>
      </w:r>
      <w:r>
        <w:t>,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14:paraId="4385A8BE" w14:textId="77777777" w:rsidR="005A7441" w:rsidRDefault="00000000">
      <w:pPr>
        <w:pStyle w:val="Heading1"/>
        <w:spacing w:before="240" w:after="120"/>
      </w:pPr>
      <w:r>
        <w:rPr>
          <w:rFonts w:ascii="Arial" w:hAnsi="Arial"/>
          <w:color w:val="000000"/>
          <w:sz w:val="32"/>
        </w:rPr>
        <w:t>Materials and Methods</w:t>
      </w:r>
    </w:p>
    <w:p w14:paraId="79A75C5C" w14:textId="77777777" w:rsidR="005A7441" w:rsidRDefault="00000000">
      <w:pPr>
        <w:pStyle w:val="Heading2"/>
        <w:spacing w:before="240" w:after="120"/>
      </w:pPr>
      <w:r>
        <w:rPr>
          <w:rFonts w:ascii="Arial" w:hAnsi="Arial"/>
          <w:color w:val="000000"/>
          <w:sz w:val="28"/>
        </w:rPr>
        <w:t>CKI computation</w:t>
      </w:r>
    </w:p>
    <w:p w14:paraId="248F1F5F" w14:textId="2356A325" w:rsidR="005A7441" w:rsidRDefault="00000000">
      <w:pPr>
        <w:spacing w:after="60"/>
      </w:pPr>
      <w:r>
        <w:t xml:space="preserve">We normalize raw count matrices to 10,000 counts per cell and apply log1p transformation. Pseudobulk vectors are computed by averaging expression across cells sharing the same cell-type annotation, requiring at least 10 cells per group. Housekeeping (HK) genes are auto-detected from data using a combined criterion: detection rate &gt; 0.9 (expressed in &gt;90% of cells) and coefficient of variation below the 30th percentile among well-expressed genes (mean expression &gt; 0.5). For human and mouse datasets, the HRT Atlas v1.0 consensus set (1,130 human-mouse shared HK genes) [4] is optionally used as supplementary enhancement (union with detected set). For any other species, detection is purely data-driven without external references. To validate the neutral assumption, we performed a sensitivity analysis by varying the HK gene set size from 250 to 1,000 genes (in increments of 250) and recomputed ω for all 5,151 Tabula Sapiens cell-type pairs. The coefficient of variation (CV) of ω across HK set sizes </w:t>
      </w:r>
      <w:r>
        <w:lastRenderedPageBreak/>
        <w:t>was &lt; 13% for 99.2% of pairs, confirming that ω is robust to HK gene set composition and that the neutral baseline is stable.</w:t>
      </w:r>
    </w:p>
    <w:p w14:paraId="21B3535C" w14:textId="1A03A378" w:rsidR="005A7441" w:rsidRDefault="00000000">
      <w:pPr>
        <w:spacing w:after="60"/>
      </w:pPr>
      <w:r>
        <w:t xml:space="preserve">For populations A and B with pseudobulk vectors ε_A and ε_B, k_n = JS(softmax(ε_A[H]), softmax(ε_B[H])), where H is the set of HK gene indices. k_f = JS(softmax(ε_A[I]), softmax(ε_B[I])), where I is the set of top-2,000 highly variable genes (HVGs; Scanpy default, Seurat v3 flavor) excluding HK genes. The choice of 2,000 HVGs follows the Scanpy default parameter and was validated by sensitivity analysis: varying the HVG count from 1,000 to 4,000 yielded ω correlations r &gt; 0.97, confirming robustness to this parameter. ω = k_f/k_n. JS divergence uses base-2 logarithm (range [0,1]). Softmax normalization converts expression vectors to probability distributions. The stability of the ω ratio depends on k_n being bounded away from zero. In our datasets, k_n had a median of </w:t>
      </w:r>
      <w:commentRangeStart w:id="0"/>
      <w:r>
        <w:t>0.0086</w:t>
      </w:r>
      <w:commentRangeEnd w:id="0"/>
      <w:r w:rsidR="00383E83">
        <w:rPr>
          <w:rStyle w:val="CommentReference"/>
        </w:rPr>
        <w:commentReference w:id="0"/>
      </w:r>
      <w:r>
        <w:t xml:space="preserve"> (range 0.0004–0.106); only 48 of 5,151 pairs (</w:t>
      </w:r>
      <w:ins w:id="1" w:author="Microsoft Office User" w:date="2026-07-24T14:20:00Z">
        <w:r w:rsidR="00D05FA7">
          <w:t>0.93</w:t>
        </w:r>
      </w:ins>
      <w:del w:id="2" w:author="Microsoft Office User" w:date="2026-07-24T14:20:00Z">
        <w:r w:rsidDel="00D05FA7">
          <w:delText>0.15</w:delText>
        </w:r>
      </w:del>
      <w:r>
        <w:t xml:space="preserve">%) </w:t>
      </w:r>
      <w:commentRangeStart w:id="3"/>
      <w:r>
        <w:t xml:space="preserve">had </w:t>
      </w:r>
      <w:proofErr w:type="spellStart"/>
      <w:r>
        <w:t>k_n</w:t>
      </w:r>
      <w:proofErr w:type="spellEnd"/>
      <w:r>
        <w:t xml:space="preserve"> &lt; 0.001</w:t>
      </w:r>
      <w:commentRangeEnd w:id="3"/>
      <w:r w:rsidR="00D05FA7">
        <w:rPr>
          <w:rStyle w:val="CommentReference"/>
        </w:rPr>
        <w:commentReference w:id="3"/>
      </w:r>
      <w:r>
        <w:t xml:space="preserve">. For these rare near-degenerate cases, we recommend reporting ω with a lower-bound k_n threshold (e.g., k_n ≥ 0.001) to avoid inflated ratios. The JS divergence implementation uses base-2 logarithm (np.log2 in Python) with range [0, 1]. Expression-to-probability conversion uses softmax normalization as the default mode (via ensure_probability_distribution with mode='softmax'). HVG selection uses the Seurat v3 flavor (sc.pp.highly_variable_genes with flavor='seurat_v3') throughout. These implementation details are consistent across all analyses reported in this study. In practice, </w:t>
      </w:r>
      <w:commentRangeStart w:id="4"/>
      <w:r>
        <w:t xml:space="preserve">93.6% </w:t>
      </w:r>
      <w:commentRangeEnd w:id="4"/>
      <w:r w:rsidR="00B35F36">
        <w:rPr>
          <w:rStyle w:val="CommentReference"/>
        </w:rPr>
        <w:commentReference w:id="4"/>
      </w:r>
      <w:r>
        <w:t xml:space="preserve">of all ω values were </w:t>
      </w:r>
      <w:r w:rsidRPr="00B35F36">
        <w:rPr>
          <w:highlight w:val="yellow"/>
          <w:rPrChange w:id="5" w:author="Microsoft Office User" w:date="2026-07-24T14:29:00Z">
            <w:rPr/>
          </w:rPrChange>
        </w:rPr>
        <w:t>&lt; 15</w:t>
      </w:r>
      <w:r>
        <w:t>, and the method is robust for the vast majority of comparisons.</w:t>
      </w:r>
    </w:p>
    <w:p w14:paraId="7791ADB6" w14:textId="77777777" w:rsidR="005A7441" w:rsidRDefault="00000000">
      <w:pPr>
        <w:pStyle w:val="Heading2"/>
        <w:spacing w:before="240" w:after="120"/>
      </w:pPr>
      <w:r>
        <w:rPr>
          <w:rFonts w:ascii="Arial" w:hAnsi="Arial"/>
          <w:color w:val="000000"/>
          <w:sz w:val="28"/>
        </w:rPr>
        <w:t>Bootstrap permutation test</w:t>
      </w:r>
    </w:p>
    <w:p w14:paraId="2AC20F49" w14:textId="562F36BA" w:rsidR="005A7441" w:rsidRDefault="00000000">
      <w:pPr>
        <w:spacing w:after="60"/>
      </w:pPr>
      <w:r>
        <w:t>We randomly permute individual cell identities between the two populations (pooling all cells from both groups, randomly reassigning each cell to a group of the original group size) (B = 500 for mouse calibration and exploratory analyses; B = 1,000 for human, TCGA, and brain primary analyses), recompute pseudobulk vectors, and calculate ω_null for each permutation. This permutation procedure tests the null hypothesis that the two populations are exchangeable with respect to their expression patterns; significant deviations indicate that the observed omega differs from what would be expected if cell identities were randomly assigned. We apply a two-sided bootstrap test: Empirical P = (count(|ω_null - 1| &gt;= |ω_obs - 1|) + 1) / (B + 1). Cohen's d = (ω_obs - mean(ω_null)) / sd(ω_null). For analyses involving multiple comparisons (e.g., 5,151 cell-type pairs in Tabula Sapiens, 31,764 brain region pairs), Benjamini-Hochberg false discovery rate (FDR) correction was applied; adjusted q-values are reported in Supplementary Tables S1-S2 alongside raw P-values. Primary conclusions are based on patterns robust to both raw and FDR-corrected thresholds.</w:t>
      </w:r>
    </w:p>
    <w:p w14:paraId="71D13A35" w14:textId="77777777" w:rsidR="005A7441" w:rsidRDefault="00000000">
      <w:pPr>
        <w:pStyle w:val="Heading2"/>
        <w:spacing w:before="240" w:after="120"/>
      </w:pPr>
      <w:r>
        <w:rPr>
          <w:rFonts w:ascii="Arial" w:hAnsi="Arial"/>
          <w:color w:val="000000"/>
          <w:sz w:val="28"/>
        </w:rPr>
        <w:t>Datasets</w:t>
      </w:r>
    </w:p>
    <w:p w14:paraId="02B30988" w14:textId="54EAECE0" w:rsidR="005A7441" w:rsidRDefault="00000000">
      <w:pPr>
        <w:spacing w:after="60"/>
      </w:pPr>
      <w:r>
        <w:t xml:space="preserve">Tabula </w:t>
      </w:r>
      <w:proofErr w:type="spellStart"/>
      <w:r>
        <w:t>Muris</w:t>
      </w:r>
      <w:proofErr w:type="spellEnd"/>
      <w:r>
        <w:t xml:space="preserve"> FACS SmartSeq2 </w:t>
      </w:r>
      <w:r w:rsidR="007B2A6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7B2A68">
        <w:instrText xml:space="preserve"> ADDIN EN.CITE </w:instrText>
      </w:r>
      <w:r w:rsidR="007B2A6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7B2A68">
        <w:instrText xml:space="preserve"> ADDIN EN.CITE.DATA </w:instrText>
      </w:r>
      <w:r w:rsidR="007B2A68">
        <w:fldChar w:fldCharType="end"/>
      </w:r>
      <w:r w:rsidR="007B2A68">
        <w:fldChar w:fldCharType="separate"/>
      </w:r>
      <w:r w:rsidR="007B2A68">
        <w:rPr>
          <w:noProof/>
        </w:rPr>
        <w:t>[5]</w:t>
      </w:r>
      <w:r w:rsidR="007B2A68">
        <w:fldChar w:fldCharType="end"/>
      </w:r>
      <w:r>
        <w:t xml:space="preserve">: 15,057 cells, 22,308 genes, 6 organs (liver, kidney, spleen, lung, heart, bone marrow). Post-QC: 32 cell-type entries (each with at least 10 cells). Highly variable genes selected using </w:t>
      </w:r>
      <w:proofErr w:type="spellStart"/>
      <w:r>
        <w:t>scanpy</w:t>
      </w:r>
      <w:proofErr w:type="spellEnd"/>
      <w:r>
        <w:t xml:space="preserve"> </w: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 </w:instrTex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EN.CITE.DATA </w:instrText>
      </w:r>
      <w:r w:rsidR="00C34668">
        <w:fldChar w:fldCharType="end"/>
      </w:r>
      <w:r w:rsidR="00C34668">
        <w:fldChar w:fldCharType="separate"/>
      </w:r>
      <w:r w:rsidR="00C34668">
        <w:rPr>
          <w:noProof/>
        </w:rPr>
        <w:t>[10]</w:t>
      </w:r>
      <w:r w:rsidR="00C34668">
        <w:fldChar w:fldCharType="end"/>
      </w:r>
      <w:r>
        <w:t xml:space="preserve"> with flavor="</w:t>
      </w:r>
      <w:proofErr w:type="spellStart"/>
      <w:r>
        <w:t>seurat</w:t>
      </w:r>
      <w:proofErr w:type="spellEnd"/>
      <w:r>
        <w:t xml:space="preserve">" </w:t>
      </w:r>
      <w:r w:rsidR="00C34668">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r>
      <w:r w:rsidR="00C34668">
        <w:instrText xml:space="preserve"> ADDIN EN.CITE </w:instrText>
      </w:r>
      <w:r w:rsidR="00C34668">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r>
      <w:r w:rsidR="00C34668">
        <w:instrText xml:space="preserve"> ADDIN EN.CITE.DATA </w:instrText>
      </w:r>
      <w:r w:rsidR="00C34668">
        <w:fldChar w:fldCharType="end"/>
      </w:r>
      <w:r w:rsidR="00C34668">
        <w:fldChar w:fldCharType="separate"/>
      </w:r>
      <w:r w:rsidR="00C34668">
        <w:rPr>
          <w:noProof/>
        </w:rPr>
        <w:t>[11,12]</w:t>
      </w:r>
      <w:r w:rsidR="00C34668">
        <w:fldChar w:fldCharType="end"/>
      </w:r>
      <w:r>
        <w:t xml:space="preserve"> and </w:t>
      </w:r>
      <w:proofErr w:type="spellStart"/>
      <w:r>
        <w:t>n_top_genes</w:t>
      </w:r>
      <w:proofErr w:type="spellEnd"/>
      <w:r>
        <w:t>=2,000.</w:t>
      </w:r>
    </w:p>
    <w:p w14:paraId="298146B4" w14:textId="3B62B2F4" w:rsidR="005A7441" w:rsidRDefault="00000000">
      <w:pPr>
        <w:spacing w:after="60"/>
      </w:pPr>
      <w:r>
        <w:t xml:space="preserve">Tabula Sapiens v1.0 </w:t>
      </w:r>
      <w:r w:rsidR="007B2A68">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7B2A68">
        <w:instrText xml:space="preserve"> ADDIN EN.CITE </w:instrText>
      </w:r>
      <w:r w:rsidR="007B2A68">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7B2A68">
        <w:instrText xml:space="preserve"> ADDIN EN.CITE.DATA </w:instrText>
      </w:r>
      <w:r w:rsidR="007B2A68">
        <w:fldChar w:fldCharType="end"/>
      </w:r>
      <w:r w:rsidR="007B2A68">
        <w:fldChar w:fldCharType="separate"/>
      </w:r>
      <w:r w:rsidR="007B2A68">
        <w:rPr>
          <w:noProof/>
        </w:rPr>
        <w:t>[6]</w:t>
      </w:r>
      <w:r w:rsidR="007B2A68">
        <w:fldChar w:fldCharType="end"/>
      </w:r>
      <w:r>
        <w:t xml:space="preserve">: accessed via CZ </w:t>
      </w:r>
      <w:proofErr w:type="spellStart"/>
      <w:r>
        <w:t>CELLxGENE</w:t>
      </w:r>
      <w:proofErr w:type="spellEnd"/>
      <w:r>
        <w:t xml:space="preserve"> Discover. Post-QC: 108,136 cells (6 h5ad files total), 51,852 genes, 99 cell-type entries across 6 organs. Human HK genes: auto-detected (combined detection-rate/CV criterion), with optional enhancement from 1,130 HRT Atlas v1.0 genes mapped by gene symbol.</w:t>
      </w:r>
    </w:p>
    <w:p w14:paraId="5F8225E2" w14:textId="755A8E23" w:rsidR="005A7441" w:rsidRDefault="00000000">
      <w:pPr>
        <w:spacing w:after="60"/>
      </w:pPr>
      <w:r>
        <w:lastRenderedPageBreak/>
        <w:t>TCGA bulk RNA-seq [13]: five cancer types from NCI Genomic Data Commons, accessed via TCGAbiolinks [14] and cBioPortal [15] APIs. LUAD: 495 tumor + 76 normal; LUSC: 567 tumor + 58 normal; LIHC: 365 tumor + 57 normal; KIRC: 755 tumor + 82 normal; BRCA: 1032 tumor + 109 normal. FPKM values, log2(x+1) transformed. PAM50 classification [16,17]: nearest centroid (Pearson correlation), 44 of 47 PAM50 genes matched. LIHC Edmondson grade [18]: from cBioPortal, 289 tumors. LUAD mutations: from cBioPortal, 497 samples (61 EGFR, 121 KRAS, 312 WT). Unlike the single-cell datasets where pseudobulk vectors are computed by averaging across cells, TCGA bulk RNA-seq profiles represent tissue-level averages directly; CKI was applied to these bulk profiles without pseudobulk aggregation. Tumor samples may contain mixed cell populations, and the resulting ω values reflect tissue-level transcriptomic remodeling rather than pure malignant cell states. This distinction is noted in the interpretation of cancer results.</w:t>
      </w:r>
    </w:p>
    <w:p w14:paraId="1EF42C51" w14:textId="5E8ABC15" w:rsidR="005A7441" w:rsidRDefault="00000000">
      <w:pPr>
        <w:spacing w:after="60"/>
      </w:pPr>
      <w:r>
        <w:t xml:space="preserve">Human brain atlas </w:t>
      </w:r>
      <w:r w:rsidR="007B2A68">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7B2A68">
        <w:instrText xml:space="preserve"> ADDIN EN.CITE </w:instrText>
      </w:r>
      <w:r w:rsidR="007B2A68">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7B2A68">
        <w:instrText xml:space="preserve"> ADDIN EN.CITE.DATA </w:instrText>
      </w:r>
      <w:r w:rsidR="007B2A68">
        <w:fldChar w:fldCharType="end"/>
      </w:r>
      <w:r w:rsidR="007B2A68">
        <w:fldChar w:fldCharType="separate"/>
      </w:r>
      <w:r w:rsidR="007B2A68">
        <w:rPr>
          <w:noProof/>
        </w:rPr>
        <w:t>[9]</w:t>
      </w:r>
      <w:r w:rsidR="007B2A68">
        <w:fldChar w:fldCharType="end"/>
      </w:r>
      <w:r>
        <w:t xml:space="preserve">: </w:t>
      </w:r>
      <w:proofErr w:type="spellStart"/>
      <w:r>
        <w:t>Siletti</w:t>
      </w:r>
      <w:proofErr w:type="spellEnd"/>
      <w:r>
        <w:t xml:space="preserve"> et al. (2023) single-nucleus RNA-seq from CZ </w:t>
      </w:r>
      <w:proofErr w:type="spellStart"/>
      <w:r>
        <w:t>CELLxGENE</w:t>
      </w:r>
      <w:proofErr w:type="spellEnd"/>
      <w:r>
        <w:t xml:space="preserve"> Discover. We used the Nonneurons.h5ad dataset (888,263 nuclei, 59,480 genes, 108 brain regions). Cell types were classified by </w:t>
      </w:r>
      <w:proofErr w:type="spellStart"/>
      <w:r>
        <w:t>supercluster_term</w:t>
      </w:r>
      <w:proofErr w:type="spellEnd"/>
      <w:r>
        <w:t xml:space="preserve"> annotation, generating 10 major non-neuronal classes: astrocytes (155,025 nuclei), oligodendrocytes (490,246), oligodendrocyte precursors (110,454 total including committed), microglia (91,838), vascular cells (8,932), fibroblasts (8,156), ependymal cells (5,882), choroid plexus (7,689), and </w:t>
      </w:r>
      <w:r w:rsidRPr="00DD10B0">
        <w:t>Bergmann glia</w:t>
      </w:r>
      <w:r w:rsidR="00CD047D">
        <w:t xml:space="preserve"> (7965)</w:t>
      </w:r>
      <w:r>
        <w:t xml:space="preserve">. We required &gt;= 20 nuclei per (region, </w:t>
      </w:r>
      <w:proofErr w:type="spellStart"/>
      <w:r>
        <w:t>cell_type</w:t>
      </w:r>
      <w:proofErr w:type="spellEnd"/>
      <w:r>
        <w:t xml:space="preserve">) group and &gt;= 50 nuclei per region. Normalization: </w:t>
      </w:r>
      <w:proofErr w:type="spellStart"/>
      <w:r>
        <w:t>Scanpy</w:t>
      </w:r>
      <w:proofErr w:type="spellEnd"/>
      <w:r>
        <w:t xml:space="preserve"> </w:t>
      </w:r>
      <w:proofErr w:type="spellStart"/>
      <w:r>
        <w:t>normalize_total</w:t>
      </w:r>
      <w:proofErr w:type="spellEnd"/>
      <w:r>
        <w:t xml:space="preserve"> (</w:t>
      </w:r>
      <w:proofErr w:type="spellStart"/>
      <w:r>
        <w:t>target_sum</w:t>
      </w:r>
      <w:proofErr w:type="spellEnd"/>
      <w:r>
        <w:t xml:space="preserve"> = 10,000) followed by log1p transformation. </w:t>
      </w:r>
      <w:proofErr w:type="spellStart"/>
      <w:r>
        <w:t>Pseudobulk</w:t>
      </w:r>
      <w:proofErr w:type="spellEnd"/>
      <w:r>
        <w:t xml:space="preserve"> vectors were computed as the mean log-normalized expression per group. CKI ω was computed for all same-cell-type cross-region comparisons (31,764 pairs total), using the hybrid scheme described above. HK genes were auto-detected per dataset (combined detection-rate/CV criterion). Top-200 identity genes were selected per comparison, excluding HK genes.</w:t>
      </w:r>
    </w:p>
    <w:p w14:paraId="1854D168" w14:textId="77777777" w:rsidR="005A7441" w:rsidRDefault="00000000">
      <w:pPr>
        <w:pStyle w:val="Heading2"/>
        <w:spacing w:before="240" w:after="120"/>
      </w:pPr>
      <w:r>
        <w:rPr>
          <w:rFonts w:ascii="Arial" w:hAnsi="Arial"/>
          <w:color w:val="000000"/>
          <w:sz w:val="28"/>
        </w:rPr>
        <w:t>Method comparison</w:t>
      </w:r>
    </w:p>
    <w:p w14:paraId="08F23C2E" w14:textId="77777777" w:rsidR="005A7441" w:rsidRDefault="00000000">
      <w:pPr>
        <w:spacing w:after="60"/>
      </w:pPr>
      <w:r>
        <w:t>We computed five metrics on all 5,151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14:paraId="4FFB696E" w14:textId="77777777" w:rsidR="005A7441" w:rsidRDefault="00000000">
      <w:pPr>
        <w:pStyle w:val="Heading2"/>
        <w:spacing w:before="240" w:after="120"/>
      </w:pPr>
      <w:r>
        <w:rPr>
          <w:rFonts w:ascii="Arial" w:hAnsi="Arial"/>
          <w:color w:val="000000"/>
          <w:sz w:val="28"/>
        </w:rPr>
        <w:t>Multiplicative residual model for brain regional analysis</w:t>
      </w:r>
    </w:p>
    <w:p w14:paraId="7B088E0E" w14:textId="71019537" w:rsidR="005A7441" w:rsidRDefault="00000000">
      <w:pPr>
        <w:spacing w:after="60"/>
      </w:pPr>
      <w:r>
        <w:t xml:space="preserve">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and pair median ω &gt; 20), Moderate (residual &lt; 0.5, ω &lt; 25), and Weak (residual &lt; 0.75, ω &lt; 35). Strong candidate signals were systematically cross-validated against the developmental neuroscience literature to assign each signal to one of four </w:t>
      </w:r>
      <w:r>
        <w:lastRenderedPageBreak/>
        <w:t>biological mechanisms: developmental origin heterogeneity (DO), embryonic colonization route boundaries (CR), compartmentalized developmental specification (DS), or postnatal cell migration (PM). The residual &lt; 0.3 threshold for Strong candidates was calibrated from the empirical distribution of multiplicative residuals across all 31,764 comparisons: the 1st percentile corresponded to residual ≈ 0.29, providing a data-driven threshold for anomalously low values. The Moderate (residual &lt; 0.5) and Weak (residual &lt; 0.75) tiers correspond to the 5th and 25th percentiles, respectively. We note that these thresholds are calibrated on the observed data rather than a formal null distribution; as a sensitivity analysis, permutation-based thresholds (shuffling region labels within each cell type) yielded qualitatively consistent but not identical cutoffs (Supplementary Figure S5).</w:t>
      </w:r>
    </w:p>
    <w:p w14:paraId="123E9AE9" w14:textId="77777777" w:rsidR="005A7441" w:rsidRDefault="00000000">
      <w:pPr>
        <w:pStyle w:val="Heading2"/>
        <w:spacing w:before="240" w:after="120"/>
      </w:pPr>
      <w:r>
        <w:rPr>
          <w:rFonts w:ascii="Arial" w:hAnsi="Arial"/>
          <w:color w:val="000000"/>
          <w:sz w:val="28"/>
        </w:rPr>
        <w:t>Clinical severity analysis</w:t>
      </w:r>
    </w:p>
    <w:p w14:paraId="06C99ECF" w14:textId="6998EE3B" w:rsidR="005A7441" w:rsidRDefault="00000000">
      <w:pPr>
        <w:spacing w:after="60"/>
      </w:pPr>
      <w:r>
        <w:t xml:space="preserve">For TCGA clinical severity analysis, we computed </w:t>
      </w:r>
      <w:proofErr w:type="spellStart"/>
      <w:r>
        <w:t>intratumoral</w:t>
      </w:r>
      <w:proofErr w:type="spellEnd"/>
      <w:r>
        <w:t xml:space="preserve"> ω for samples within each clinical stratum using the hybrid scheme (global </w:t>
      </w:r>
      <w:proofErr w:type="spellStart"/>
      <w:r>
        <w:t>k_n</w:t>
      </w:r>
      <w:proofErr w:type="spellEnd"/>
      <w:r>
        <w:t xml:space="preserve"> from shared HK genes, per-pair </w:t>
      </w:r>
      <w:proofErr w:type="spellStart"/>
      <w:r>
        <w:t>k_f</w:t>
      </w:r>
      <w:proofErr w:type="spellEnd"/>
      <w:r>
        <w:t xml:space="preserve"> from top-200 DE genes). BRCA PAM50 subtypes were classified using nearest centroid (Pearson correlation) against the published PAM50 centroids</w:t>
      </w:r>
      <w:r w:rsidR="005E293F">
        <w:t xml:space="preserve"> </w:t>
      </w:r>
      <w:r w:rsidR="005E293F">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 </w:instrText>
      </w:r>
      <w:r w:rsidR="00C34668">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EN.CITE.DATA </w:instrText>
      </w:r>
      <w:r w:rsidR="00C34668">
        <w:fldChar w:fldCharType="end"/>
      </w:r>
      <w:r w:rsidR="005E293F">
        <w:fldChar w:fldCharType="separate"/>
      </w:r>
      <w:r w:rsidR="00C34668">
        <w:rPr>
          <w:noProof/>
        </w:rPr>
        <w:t>[16,17]</w:t>
      </w:r>
      <w:r w:rsidR="005E293F">
        <w:fldChar w:fldCharType="end"/>
      </w:r>
      <w:r>
        <w:t xml:space="preserve">; 44 of 47 PAM50 genes matched to TCGA gene symbols. LIHC Edmondson histological grades </w:t>
      </w:r>
      <w:r w:rsidR="005E293F">
        <w:fldChar w:fldCharType="begin"/>
      </w:r>
      <w:r w:rsidR="00C34668">
        <w:instrText xml:space="preserve"> ADDIN EN.CITE &lt;EndNote&gt;&lt;Cite&gt;&lt;Author&gt;Edmondson&lt;/Author&gt;&lt;Year&gt;1954&lt;/Year&gt;&lt;RecNum&gt;92&lt;/RecNum&gt;&lt;DisplayText&gt;[18]&lt;/DisplayText&gt;&lt;record&gt;&lt;rec-number&gt;92&lt;/rec-number&gt;&lt;foreign-keys&gt;&lt;key app="EN" db-id="r5zatf9e3xse5ce9vdmpwvaeerwrttx055ps" timestamp="1784260729"&gt;92&lt;/key&gt;&lt;/foreign-keys&gt;&lt;ref-type name="Journal Article"&gt;17&lt;/ref-type&gt;&lt;contributors&gt;&lt;authors&gt;&lt;author&gt;Edmondson, H. A.&lt;/author&gt;&lt;author&gt;Steiner, P. E.&lt;/author&gt;&lt;/authors&gt;&lt;/contributors&gt;&lt;titles&gt;&lt;title&gt;Primary carcinoma of the liver: a study of 100 cases among 48,900 necropsies&lt;/title&gt;&lt;secondary-title&gt;Cancer&lt;/secondary-title&gt;&lt;/titles&gt;&lt;periodical&gt;&lt;full-title&gt;Cancer&lt;/full-title&gt;&lt;/periodical&gt;&lt;pages&gt;462-503&lt;/pages&gt;&lt;volume&gt;7&lt;/volume&gt;&lt;number&gt;3&lt;/number&gt;&lt;keywords&gt;&lt;keyword&gt;Humans&lt;/keyword&gt;&lt;keyword&gt;*Liver Neoplasms&lt;/keyword&gt;&lt;keyword&gt;*LIVER/neoplasms&lt;/keyword&gt;&lt;/keywords&gt;&lt;dates&gt;&lt;year&gt;1954&lt;/year&gt;&lt;pub-dates&gt;&lt;date&gt;May&lt;/date&gt;&lt;/pub-dates&gt;&lt;/dates&gt;&lt;isbn&gt;0008-543X (Print)&amp;#xD;0008-543X (Linking)&lt;/isbn&gt;&lt;accession-num&gt;13160935&lt;/accession-num&gt;&lt;urls&gt;&lt;related-urls&gt;&lt;url&gt;https://www.ncbi.nlm.nih.gov/pubmed/13160935&lt;/url&gt;&lt;/related-urls&gt;&lt;/urls&gt;&lt;electronic-resource-num&gt;10.1002/1097-0142(195405)7:3&amp;lt;462::aid-cncr2820070308&amp;gt;3.0.co;2-e&lt;/electronic-resource-num&gt;&lt;remote-database-name&gt;Medline&lt;/remote-database-name&gt;&lt;remote-database-provider&gt;NLM&lt;/remote-database-provider&gt;&lt;/record&gt;&lt;/Cite&gt;&lt;/EndNote&gt;</w:instrText>
      </w:r>
      <w:r w:rsidR="005E293F">
        <w:fldChar w:fldCharType="separate"/>
      </w:r>
      <w:r w:rsidR="00C34668">
        <w:rPr>
          <w:noProof/>
        </w:rPr>
        <w:t>[18]</w:t>
      </w:r>
      <w:r w:rsidR="005E293F">
        <w:fldChar w:fldCharType="end"/>
      </w:r>
      <w:r>
        <w:t xml:space="preserve"> were obtained from </w:t>
      </w:r>
      <w:proofErr w:type="spellStart"/>
      <w:r>
        <w:t>cBioPortal</w:t>
      </w:r>
      <w:proofErr w:type="spellEnd"/>
      <w:r>
        <w:t xml:space="preserve"> (n = 288 tumors with both grade and expression data). LUAD mutation status (EGFR, KRAS, WT) was retrieved from </w:t>
      </w:r>
      <w:proofErr w:type="spellStart"/>
      <w:r>
        <w:t>cBioPortal</w:t>
      </w:r>
      <w:proofErr w:type="spellEnd"/>
      <w:r>
        <w:t xml:space="preserve"> (n = 492 samples). Between-stratum differences were tested with Kruskal-Wallis for PAM50 subtypes and LUAD mutations; trend across Edmondson grades was tested with </w:t>
      </w:r>
      <w:proofErr w:type="spellStart"/>
      <w:r>
        <w:t>Jonckheere</w:t>
      </w:r>
      <w:proofErr w:type="spellEnd"/>
      <w:r>
        <w:t>-Terpstra. Paired vs. unpaired tumor-normal comparisons used Mann-Whitney U test.</w:t>
      </w:r>
    </w:p>
    <w:p w14:paraId="7FDE2D95" w14:textId="77777777" w:rsidR="005A7441" w:rsidRDefault="00000000">
      <w:pPr>
        <w:pStyle w:val="Heading2"/>
        <w:spacing w:before="240" w:after="120"/>
      </w:pPr>
      <w:r>
        <w:rPr>
          <w:rFonts w:ascii="Arial" w:hAnsi="Arial"/>
          <w:color w:val="000000"/>
          <w:sz w:val="28"/>
        </w:rPr>
        <w:t>Computational environment</w:t>
      </w:r>
    </w:p>
    <w:p w14:paraId="0987AACA" w14:textId="47F68C2F" w:rsidR="005A7441" w:rsidRDefault="00000000">
      <w:pPr>
        <w:spacing w:after="60"/>
      </w:pPr>
      <w:r>
        <w:t>All analyses were performed in Python 3.12 with scanpy &gt;= 1.9.0 [10], scipy &gt;= 1.10.0, numpy &gt;= 1.23.0, pandas &gt;= 1.5.0, matplotlib &gt;= 3.6.0, seaborn &gt;= 0.12.0, and scikit-learn &gt;= 1.2.0. All random seeds were fixed at 42 for reproducibility. Stability across random seeds was verified for key results; full multi-seed validation was not performed.</w:t>
      </w:r>
    </w:p>
    <w:p w14:paraId="34AFAC06" w14:textId="77777777" w:rsidR="005A7441" w:rsidRDefault="00000000">
      <w:pPr>
        <w:pStyle w:val="Heading2"/>
        <w:spacing w:before="240" w:after="120"/>
      </w:pPr>
      <w:r>
        <w:rPr>
          <w:rFonts w:ascii="Arial" w:hAnsi="Arial"/>
          <w:color w:val="000000"/>
          <w:sz w:val="28"/>
        </w:rPr>
        <w:t>Statistical reporting</w:t>
      </w:r>
    </w:p>
    <w:p w14:paraId="52673533" w14:textId="004ABA46" w:rsidR="005A7441" w:rsidRDefault="00000000">
      <w:pPr>
        <w:spacing w:after="60"/>
      </w:pPr>
      <w:r>
        <w:t xml:space="preserve">We report summary statistics as mean ± s.d. (range) or median [IQR] as noted. Box plots display median, IQR, and 1.5× IQR whiskers. All P-values are two-sided unless otherwise specified. Bootstrap inference uses B = 500 permutations; empirical P-values use the +1 pseudocount formula. For analyses involving multiple comparisons (Tabula Sapiens 5,151 pairs; brain 31,764 pairs), Benjamini-Hochberg FDR correction was applied; adjusted q-values are reported in Supplementary Tables alongside raw P-values. Primary conclusions are based on effect sizes and patterns that are robust to both raw and FDR-corrected thresholds. Effect sizes are reported as Cohen's d for bootstrap tests; d &gt; 0.8 indicates a large effect. For key point estimates (median ω by cell type, NN/TT ratios, AUC values), 95% bootstrap confidence intervals are reported in Supplementary Tables. For nonparametric tests (Kruskal-Wallis, Mann-Whitney U), ε² or rank-biserial correlation effect sizes are reported alongside P-values. Correlation coefficients (Spearman ρ) are reported with associated P-values. Omnibus tests (Kruskal-Wallis, Jonckheere-Terpstra) use P &lt; 0.05 as the significance threshold. When multiple clinical </w:t>
      </w:r>
      <w:r>
        <w:lastRenderedPageBreak/>
        <w:t>variables are tested within the same dataset (e.g., PAM50 subtypes + Edmondson grade + mutation status in TCGA), we note the number of tests performed and interpret significant results with appropriate caution regarding multiplicity.</w:t>
      </w:r>
    </w:p>
    <w:p w14:paraId="5C70C941" w14:textId="77777777" w:rsidR="005A7441" w:rsidRDefault="00000000">
      <w:pPr>
        <w:pStyle w:val="Heading1"/>
        <w:spacing w:before="240" w:after="120"/>
      </w:pPr>
      <w:r>
        <w:rPr>
          <w:rFonts w:ascii="Arial" w:hAnsi="Arial"/>
          <w:color w:val="000000"/>
          <w:sz w:val="32"/>
        </w:rPr>
        <w:t>Results</w:t>
      </w:r>
    </w:p>
    <w:p w14:paraId="6DE5B9BF" w14:textId="77777777" w:rsidR="005A7441" w:rsidRDefault="00000000">
      <w:pPr>
        <w:pStyle w:val="Heading2"/>
        <w:spacing w:before="240" w:after="120"/>
      </w:pPr>
      <w:r>
        <w:rPr>
          <w:rFonts w:ascii="Arial" w:hAnsi="Arial"/>
          <w:color w:val="000000"/>
          <w:sz w:val="28"/>
        </w:rPr>
        <w:t>Decomposing transcriptomic variation</w:t>
      </w:r>
    </w:p>
    <w:p w14:paraId="2113CD40" w14:textId="1FFAB9EE" w:rsidR="005A7441" w:rsidRDefault="00000000">
      <w:pPr>
        <w:spacing w:after="60"/>
      </w:pPr>
      <w:r>
        <w:t xml:space="preserve">CKI takes two cell populations as input, each represented as a </w:t>
      </w:r>
      <w:proofErr w:type="spellStart"/>
      <w:r>
        <w:t>pseudobulk</w:t>
      </w:r>
      <w:proofErr w:type="spellEnd"/>
      <w:r>
        <w:t xml:space="preserve"> expression vector (the mean expression across all cells in that population). The computation has three steps, all of which use the same metric (Jensen-Shannon divergence) on the same underlying expression matrix, ensuring the ratio is internally calibrated (</w:t>
      </w:r>
      <w:r w:rsidRPr="000E5CFC">
        <w:t>Fig. 1</w:t>
      </w:r>
      <w:r>
        <w:t>).</w:t>
      </w:r>
    </w:p>
    <w:p w14:paraId="0FB5C348" w14:textId="04B3F656" w:rsidR="005A7441" w:rsidRDefault="00000000">
      <w:pPr>
        <w:spacing w:after="60"/>
      </w:pPr>
      <w:r>
        <w:t xml:space="preserve">Step 1: Compute the neutral offset rate k_n. We restrict the pseudobulk vectors to housekeeping (HK) gene indices and apply softmax normalization, which converts expression values to probabilities. k_n is the JS divergence between these two HK gene probability distributions. Because HK genes, defined operationally by high detection rate and low expression variance, show empirically lower between-population divergence than other gene sets [4], </w:t>
      </w:r>
      <w:proofErr w:type="spellStart"/>
      <w:r>
        <w:t>k_n</w:t>
      </w:r>
      <w:proofErr w:type="spellEnd"/>
      <w:r>
        <w:t xml:space="preserve"> captures a practical baseline that includes technical variation, stochastic transcriptional bursting, and individual-level physiological differences. We use the term 'neutral' as an operational shorthand for this baseline component; HK genes may still be subject to stabilizing selection on expression levels (see Discussion). To assess the robustness of the CKI metric, we evaluated the stability of k_n ​across varying sizes of the HK gene set (250 to 1000 genes) for human datasets. The k_n ​values remained consistently low (ranging from 0.0147 to 0.0166) with minimal fluctuation, indicating that our CKI analysis is robust to the choice of HK gene set size (Supplementary Fig. S1A).</w:t>
      </w:r>
    </w:p>
    <w:p w14:paraId="4B114905" w14:textId="0AAC0ABF" w:rsidR="005A7441" w:rsidRDefault="00000000">
      <w:pPr>
        <w:spacing w:after="60"/>
      </w:pPr>
      <w:r>
        <w:t xml:space="preserve">Step 2: Compute the functional conversion rate </w:t>
      </w:r>
      <w:proofErr w:type="spellStart"/>
      <w:r>
        <w:t>k_f</w:t>
      </w:r>
      <w:proofErr w:type="spellEnd"/>
      <w:r>
        <w:t xml:space="preserve">. We restrict the </w:t>
      </w:r>
      <w:proofErr w:type="spellStart"/>
      <w:r>
        <w:t>pseudobulk</w:t>
      </w:r>
      <w:proofErr w:type="spellEnd"/>
      <w:r>
        <w:t xml:space="preserve"> vectors to identity gene indices—genes that define cell-type-specific functions. In the default configuration, identity genes are the top-2,000 highly variable genes (HVGs; Seurat v3 flavor), excluding HK genes to maintain </w:t>
      </w:r>
      <w:proofErr w:type="spellStart"/>
      <w:r>
        <w:t>k_n</w:t>
      </w:r>
      <w:proofErr w:type="spellEnd"/>
      <w:r>
        <w:t>/</w:t>
      </w:r>
      <w:proofErr w:type="spellStart"/>
      <w:r>
        <w:t>k_f</w:t>
      </w:r>
      <w:proofErr w:type="spellEnd"/>
      <w:r>
        <w:t xml:space="preserve"> independence. </w:t>
      </w:r>
      <w:proofErr w:type="spellStart"/>
      <w:r>
        <w:t>k_f</w:t>
      </w:r>
      <w:proofErr w:type="spellEnd"/>
      <w:r>
        <w:t xml:space="preserve"> is the JS divergence between these two identity gene probability distributions.</w:t>
      </w:r>
    </w:p>
    <w:p w14:paraId="712B1091" w14:textId="617057A9" w:rsidR="005A7441" w:rsidRDefault="00000000">
      <w:pPr>
        <w:spacing w:after="60"/>
      </w:pPr>
      <w:r>
        <w:t>Step 3: ω = k_f/k_n. For statistical inference, we perform bootstrap permutation testing (B = 500). Cell labels are randomly shuffled and ω recalculated to generate a null distribution. The empirical P-value is the fraction of permuted ω values that exceed the observed ω (with a +1 pseudocount to avoid P = 0), and effect size is reported as Cohen's d. Bootstrap inference uses B = 1,000 for primary analyses (B = 500 for calibration and exploratory analyses). For analyses involving multiple comparisons, Benjamini-Hochberg FDR correction was applied; FDR-adjusted q-values are reported in Supplementary Tables alongside raw P-values. The empirical ω distribution is right-skewed (median 13.68 vs. mean 14.</w:t>
      </w:r>
      <w:del w:id="6" w:author="Microsoft Office User" w:date="2026-07-24T14:44:00Z">
        <w:r w:rsidDel="00151DE0">
          <w:delText xml:space="preserve">23 </w:delText>
        </w:r>
      </w:del>
      <w:ins w:id="7" w:author="Microsoft Office User" w:date="2026-07-24T14:44:00Z">
        <w:r w:rsidR="00151DE0">
          <w:t xml:space="preserve">12 </w:t>
        </w:r>
      </w:ins>
      <w:r>
        <w:t>for Tabula Sapiens); accordingly, we report median-based summary statistics throughout and use nonparametric tests where distributional assumptions are violated.</w:t>
      </w:r>
    </w:p>
    <w:p w14:paraId="1C277D05" w14:textId="6AB865A0" w:rsidR="005A7441" w:rsidRDefault="00394224">
      <w:pPr>
        <w:spacing w:after="60"/>
      </w:pPr>
      <w:r>
        <w:t>Decomposition of CKI into k_f ​and k_n ​revealed distinct regulatory profiles across functional pathways (Supplementary Fig. S1B). Notably, immune response pathways exhibited the highest fold change (k_f ​≈ 6.0) yet the lowest neutral divergence (k_n​ ≈ 0.15), whereas signaling pathways showed minimal dynamic range but maximal k_n ​(∼0.24). This marked pathway-</w:t>
      </w:r>
      <w:r>
        <w:lastRenderedPageBreak/>
        <w:t>specific variability prompted us to test whether incorporating predefined pathway enrichment scores could further refine k_f ​estimation.​ To address this, w</w:t>
      </w:r>
      <w:ins w:id="8" w:author="WorkBuddy" w:date="2026-07-22T00:00:00Z">
        <w:del w:id="9" w:author="Microsoft Office User" w:date="2026-07-24T15:41:00Z">
          <w:r w:rsidDel="00B82322">
            <w:delText>W</w:delText>
          </w:r>
        </w:del>
      </w:ins>
      <w:r>
        <w:t>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Supplementary Fig. S1C). CKI does not require external pathway databases to produce biologically meaningful results—partitioning the expression data into neutral and identity gene sets is sufficient.</w:t>
      </w:r>
    </w:p>
    <w:p w14:paraId="31F3E37D" w14:textId="77777777" w:rsidR="005A7441" w:rsidRDefault="00000000">
      <w:pPr>
        <w:pStyle w:val="Heading2"/>
        <w:spacing w:before="240" w:after="120"/>
      </w:pPr>
      <w:r>
        <w:rPr>
          <w:rFonts w:ascii="Arial" w:hAnsi="Arial"/>
          <w:color w:val="000000"/>
          <w:sz w:val="28"/>
        </w:rPr>
        <w:t>Calibration confirms neutral behavior at baseline</w:t>
      </w:r>
    </w:p>
    <w:p w14:paraId="746AEE80" w14:textId="13E24F7F" w:rsidR="005A7441" w:rsidRDefault="00000000">
      <w:pPr>
        <w:spacing w:after="60"/>
      </w:pPr>
      <w:r>
        <w:t xml:space="preserve">We calibrated CKI on the Tabula Muris FACS dataset [5] (SmartSeq2, 15,057 cells, 22,308 genes, 6 organs). Housekeeping genes were auto-detected from data using a combined criterion (detection rate &gt; 0.9 and CV below the 30th percentile), supplemented with 1,130 human-mouse conserved reference HK genes from the HRT Atlas [4] for human and mouse datasets. Identity genes were the top-2,000 highly variable genes (HVGs; Seurat v3), excluding HK genes (Fig. 2). The neutral assumption was validated empirically: across control comparisons (random splits within the same cell type), k_n values were tightly concentrated </w:t>
      </w:r>
      <w:r w:rsidRPr="00F37EE1">
        <w:rPr>
          <w:highlight w:val="yellow"/>
          <w:rPrChange w:id="10" w:author="Microsoft Office User" w:date="2026-07-24T14:45:00Z">
            <w:rPr/>
          </w:rPrChange>
        </w:rPr>
        <w:t xml:space="preserve">(median </w:t>
      </w:r>
      <w:proofErr w:type="spellStart"/>
      <w:r w:rsidRPr="00F37EE1">
        <w:rPr>
          <w:highlight w:val="yellow"/>
          <w:rPrChange w:id="11" w:author="Microsoft Office User" w:date="2026-07-24T14:45:00Z">
            <w:rPr/>
          </w:rPrChange>
        </w:rPr>
        <w:t>k_n</w:t>
      </w:r>
      <w:proofErr w:type="spellEnd"/>
      <w:r w:rsidRPr="00F37EE1">
        <w:rPr>
          <w:highlight w:val="yellow"/>
          <w:rPrChange w:id="12" w:author="Microsoft Office User" w:date="2026-07-24T14:45:00Z">
            <w:rPr/>
          </w:rPrChange>
        </w:rPr>
        <w:t xml:space="preserve"> = 0.</w:t>
      </w:r>
      <w:commentRangeStart w:id="13"/>
      <w:r w:rsidRPr="00F37EE1">
        <w:rPr>
          <w:highlight w:val="yellow"/>
          <w:rPrChange w:id="14" w:author="Microsoft Office User" w:date="2026-07-24T14:45:00Z">
            <w:rPr/>
          </w:rPrChange>
        </w:rPr>
        <w:t>0086</w:t>
      </w:r>
      <w:commentRangeEnd w:id="13"/>
      <w:r w:rsidR="00B82322">
        <w:rPr>
          <w:rStyle w:val="CommentReference"/>
        </w:rPr>
        <w:commentReference w:id="13"/>
      </w:r>
      <w:r>
        <w:t xml:space="preserve">, range </w:t>
      </w:r>
      <w:r w:rsidRPr="00F37EE1">
        <w:rPr>
          <w:highlight w:val="yellow"/>
          <w:rPrChange w:id="15" w:author="Microsoft Office User" w:date="2026-07-24T14:45:00Z">
            <w:rPr/>
          </w:rPrChange>
        </w:rPr>
        <w:t>0.0004–0.106), and 99.6%</w:t>
      </w:r>
      <w:r>
        <w:t xml:space="preserve"> of control pairs had k_n &lt; 0.05, confirming that HK gene divergence provides a stable neutral baseline. </w:t>
      </w:r>
      <w:r w:rsidRPr="00F37EE1">
        <w:rPr>
          <w:highlight w:val="yellow"/>
          <w:rPrChange w:id="16" w:author="Microsoft Office User" w:date="2026-07-24T14:45:00Z">
            <w:rPr/>
          </w:rPrChange>
        </w:rPr>
        <w:t>Only 48 pairs (0.15% of 5,151) had k_n &lt; 0.001</w:t>
      </w:r>
      <w:r>
        <w:t>, indicating near-identical HK expression profiles in those rare cases.</w:t>
      </w:r>
    </w:p>
    <w:p w14:paraId="454C9844" w14:textId="6367CD57" w:rsidR="005A7441" w:rsidRDefault="00000000">
      <w:pPr>
        <w:spacing w:after="60"/>
      </w:pPr>
      <w:r>
        <w:t>The calibration confirmed the baseline behavior of CKI. We performed six control comparisons in which we randomly split the same cell population into two halves. The mean ω was 1.54 (median 1.42, range 1.09–2.10, 95% bootstrap CI [1.12, 2.08]), and none of the six comparisons reached statistical significance (all P &gt; 0.05, two-sided bootstrap test). The deviation from the theoretical expectation of ω = 1 (mean offset +54%) likely reflects the operational nature of the HK gene set: our 'neutral' reference genes retain residual biological variation that biases k_n estimates conservatively downward, resulting in ω systematically above 1. An equivalence test (TOST, equivalence bounds [0.67, 1.50]) did not confirm strict equivalence at this sample size (n = 6), indicating that larger calibration studies are warranted. Importantly, this systematic offset does not affect the validity of relative comparisons (ω rankings and effect sizes), since all comparisons in a given analysis share the same HK gene set and normalization procedure. (Fig. 2A)</w:t>
      </w:r>
    </w:p>
    <w:p w14:paraId="267A349B" w14:textId="1C1318D5" w:rsidR="005A7441" w:rsidRDefault="00000000">
      <w:pPr>
        <w:spacing w:after="60"/>
      </w:pPr>
      <w:r>
        <w:t>Beyond controls, ω values increased monotonically with biological distance</w:t>
      </w:r>
      <w:r w:rsidR="00ED320F">
        <w:t xml:space="preserve"> (</w:t>
      </w:r>
      <w:r w:rsidR="00ED320F" w:rsidRPr="00F37EE1">
        <w:t>Fig. 2</w:t>
      </w:r>
      <w:r w:rsidR="00ED320F">
        <w:t>B)</w:t>
      </w:r>
      <w:r>
        <w:t xml:space="preserve">. Same cell type across different organs (S category: mean ω = 4.03, n = 4 pairs) had lower ω than different cell types within the same organ (D category: mean ω = 13.18, n = 3 pairs). The component-level analysis confirmed that </w:t>
      </w:r>
      <w:proofErr w:type="spellStart"/>
      <w:r>
        <w:t>k_f</w:t>
      </w:r>
      <w:proofErr w:type="spellEnd"/>
      <w:r>
        <w:t xml:space="preserve"> was the driver: </w:t>
      </w:r>
      <w:proofErr w:type="spellStart"/>
      <w:r>
        <w:t>k_f</w:t>
      </w:r>
      <w:proofErr w:type="spellEnd"/>
      <w:r>
        <w:t xml:space="preserve"> increased roughly 1,000-fold from controls to inter-cell-type comparisons, while </w:t>
      </w:r>
      <w:proofErr w:type="spellStart"/>
      <w:r>
        <w:t>k_n</w:t>
      </w:r>
      <w:proofErr w:type="spellEnd"/>
      <w:r>
        <w:t xml:space="preserve"> increased only about 100-fold. This establishes that CKI measures selective remodeling, not just total difference.</w:t>
      </w:r>
    </w:p>
    <w:p w14:paraId="3940F839" w14:textId="77777777" w:rsidR="005A7441" w:rsidRDefault="00000000">
      <w:pPr>
        <w:pStyle w:val="Heading2"/>
        <w:spacing w:before="240" w:after="120"/>
      </w:pPr>
      <w:r>
        <w:rPr>
          <w:rFonts w:ascii="Arial" w:hAnsi="Arial"/>
          <w:color w:val="000000"/>
          <w:sz w:val="28"/>
        </w:rPr>
        <w:t>CKI captures information that standard metrics miss</w:t>
      </w:r>
    </w:p>
    <w:p w14:paraId="0C7F7B5A" w14:textId="3C1E48F5" w:rsidR="005A7441" w:rsidRDefault="00000000">
      <w:pPr>
        <w:spacing w:after="60"/>
      </w:pPr>
      <w:r>
        <w:t xml:space="preserve">We extended CKI to the Tabula Sapiens human atlas </w:t>
      </w:r>
      <w:r w:rsidR="005E293F">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5E293F">
        <w:instrText xml:space="preserve"> ADDIN EN.CITE </w:instrText>
      </w:r>
      <w:r w:rsidR="005E293F">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5E293F">
        <w:instrText xml:space="preserve"> ADDIN EN.CITE.DATA </w:instrText>
      </w:r>
      <w:r w:rsidR="005E293F">
        <w:fldChar w:fldCharType="end"/>
      </w:r>
      <w:r w:rsidR="005E293F">
        <w:fldChar w:fldCharType="separate"/>
      </w:r>
      <w:r w:rsidR="005E293F">
        <w:rPr>
          <w:noProof/>
        </w:rPr>
        <w:t>[6]</w:t>
      </w:r>
      <w:r w:rsidR="005E293F">
        <w:fldChar w:fldCharType="end"/>
      </w:r>
      <w:r>
        <w:t xml:space="preserve"> (108,136 cells; 6 h5ad files total, 99 cell-type entries, 6 organs: liver, kidney, heart, bone marrow, spleen, lung). For human data, we used a hybrid scheme: </w:t>
      </w:r>
      <w:proofErr w:type="spellStart"/>
      <w:r>
        <w:t>k_n</w:t>
      </w:r>
      <w:proofErr w:type="spellEnd"/>
      <w:r>
        <w:t xml:space="preserve"> was computed once globally (using the full gene-by-cell-type </w:t>
      </w:r>
      <w:proofErr w:type="spellStart"/>
      <w:r>
        <w:lastRenderedPageBreak/>
        <w:t>pseudobulk</w:t>
      </w:r>
      <w:proofErr w:type="spellEnd"/>
      <w:r>
        <w:t xml:space="preserve"> matrix with the shared HK gene set), while </w:t>
      </w:r>
      <w:proofErr w:type="spellStart"/>
      <w:r>
        <w:t>k_f</w:t>
      </w:r>
      <w:proofErr w:type="spellEnd"/>
      <w:r>
        <w:t xml:space="preserve"> was computed per pair using the top-200 differentially expressed genes for that specific pair. This hybrid approach keeps </w:t>
      </w:r>
      <w:proofErr w:type="spellStart"/>
      <w:r>
        <w:t>k_n</w:t>
      </w:r>
      <w:proofErr w:type="spellEnd"/>
      <w:r>
        <w:t xml:space="preserve"> on a consistent scale (all cell types share the same HK gene set), while </w:t>
      </w:r>
      <w:proofErr w:type="spellStart"/>
      <w:r>
        <w:t>k_f</w:t>
      </w:r>
      <w:proofErr w:type="spellEnd"/>
      <w:r>
        <w:t xml:space="preserve"> adaptively selects the most informative identity genes for each pair. Critically, since ω = </w:t>
      </w:r>
      <w:proofErr w:type="spellStart"/>
      <w:r>
        <w:t>k_f</w:t>
      </w:r>
      <w:proofErr w:type="spellEnd"/>
      <w:r>
        <w:t>/</w:t>
      </w:r>
      <w:proofErr w:type="spellStart"/>
      <w:r>
        <w:t>k_n</w:t>
      </w:r>
      <w:proofErr w:type="spellEnd"/>
      <w:r>
        <w:t xml:space="preserve"> is a ratio of JS divergences computed from the same underlying </w:t>
      </w:r>
      <w:proofErr w:type="spellStart"/>
      <w:r>
        <w:t>pseudobulk</w:t>
      </w:r>
      <w:proofErr w:type="spellEnd"/>
      <w:r>
        <w:t xml:space="preserve"> expression space, the normalization remains internally valid despite the different gene selection strategies. HK genes were auto-detected (combined criterion, with optional HRT Atlas enhancement) </w:t>
      </w:r>
      <w:r w:rsidRPr="00464771">
        <w:t>(Fig. 3).</w:t>
      </w:r>
    </w:p>
    <w:p w14:paraId="11ABDA9B" w14:textId="7581D438" w:rsidR="005A7441" w:rsidRDefault="00000000" w:rsidP="005A308F">
      <w:pPr>
        <w:spacing w:after="60"/>
      </w:pPr>
      <w:r>
        <w:t xml:space="preserve">Human ω values ranged from 1.10 to 58.69 (median 13.68, n = 5,151 pairs), substantively higher than mouse (mean ω = </w:t>
      </w:r>
      <w:r w:rsidRPr="00464771">
        <w:rPr>
          <w:highlight w:val="yellow"/>
          <w:rPrChange w:id="17" w:author="Microsoft Office User" w:date="2026-07-24T15:06:00Z">
            <w:rPr/>
          </w:rPrChange>
        </w:rPr>
        <w:t>7.</w:t>
      </w:r>
      <w:commentRangeStart w:id="18"/>
      <w:r w:rsidRPr="00464771">
        <w:rPr>
          <w:highlight w:val="yellow"/>
          <w:rPrChange w:id="19" w:author="Microsoft Office User" w:date="2026-07-24T15:06:00Z">
            <w:rPr/>
          </w:rPrChange>
        </w:rPr>
        <w:t>07</w:t>
      </w:r>
      <w:commentRangeEnd w:id="18"/>
      <w:r w:rsidR="00464771">
        <w:rPr>
          <w:rStyle w:val="CommentReference"/>
        </w:rPr>
        <w:commentReference w:id="18"/>
      </w:r>
      <w:r>
        <w:t>). This difference likely reflects both the larger number of cell types (99 vs. ~32) and greater donor heterogeneity in human data (multiple donors vs. inbred mouse strains). Despite this, the biological hierarchy was preserved: same cell type across organs (mean ω = 8.70, n = 60 pairs) was lower than different cell types within the same organ (mean ω = 16.18, n = 1,140 pairs).</w:t>
      </w:r>
    </w:p>
    <w:p w14:paraId="08EE148C" w14:textId="7CE98CFE" w:rsidR="005A7441" w:rsidRDefault="00000000">
      <w:pPr>
        <w:spacing w:after="60"/>
      </w:pPr>
      <w:r>
        <w:t xml:space="preserve">The critical finding was that CKI captures a largely independent information dimension. We computed five metrics on all 5,151 human cell-type pairs: CKI ω, raw JS divergence (all genes), Spearman distance, cosine distance, and marker Jaccard distance. CKI ω was negatively correlated with all four standard metrics (Spearman </w:t>
      </w:r>
      <w:r w:rsidR="009C5BF9">
        <w:t>ρ</w:t>
      </w:r>
      <w:r w:rsidR="009C5BF9" w:rsidDel="009C5BF9">
        <w:t xml:space="preserve"> </w:t>
      </w:r>
      <w:r>
        <w:t xml:space="preserve"> = </w:t>
      </w:r>
      <w:r w:rsidR="009C5BF9">
        <w:t xml:space="preserve">-0.57 </w:t>
      </w:r>
      <w:r>
        <w:t>to</w:t>
      </w:r>
      <w:r w:rsidR="009C5BF9">
        <w:t xml:space="preserve"> -0.38 </w:t>
      </w:r>
      <w:r>
        <w:t>, all P &lt; 0.001). In contrast, the four standard metrics formed a tight positive cluster (pairwise r = 0.57–0.95</w:t>
      </w:r>
      <w:r w:rsidRPr="00464771">
        <w:t>)</w:t>
      </w:r>
      <w:r w:rsidR="005A308F" w:rsidRPr="00464771">
        <w:t xml:space="preserve"> (Fig. 3</w:t>
      </w:r>
      <w:r w:rsidR="00BA4AA4" w:rsidRPr="00464771">
        <w:rPr>
          <w:rFonts w:hint="eastAsia"/>
          <w:lang w:eastAsia="zh-CN"/>
        </w:rPr>
        <w:t>B</w:t>
      </w:r>
      <w:r w:rsidR="005A308F" w:rsidRPr="00464771">
        <w:t>)</w:t>
      </w:r>
      <w:r w:rsidRPr="00464771">
        <w:t>.</w:t>
      </w:r>
      <w:r>
        <w:t xml:space="preserve"> This negative correlation is the strongest evidence that CKI measures something fundamentally different from all existing distance metrics.</w:t>
      </w:r>
    </w:p>
    <w:p w14:paraId="7CABC6CB" w14:textId="052BD620" w:rsidR="005A7441" w:rsidRDefault="00000000">
      <w:pPr>
        <w:spacing w:after="60"/>
      </w:pPr>
      <w:r>
        <w:t>CKI showed moderate cell-type classification performance (AUC = 0.716, 95% CI [0.698, 0.734], above Spearman distance at AUC = 0.690 [0.671, 0.709] but below cosine distance at AUC = 0.887 [0.875, 0.899]; Table 1). We note that this comparison is not strictly like-for-like: CKI's k_f uses 200 per-pair DE genes, while cosine distance uses the full gene set (~20,000 genes). When cosine distance is restricted to the same 200 DE genes, its AUC drops to 0.752 [0.734, 0.770], reducing but not eliminating the performance gap.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16.18 vs. 13.77, Mann-Whitney U test, P &lt; 0.001). All four standard metrics showed the opposite pattern (same-organ &lt; different-organ). This reversal reflects CKI's sensitivity to functional specialization within shared microenvironments, a signal that standard metrics systematically obscure. We note that CKI’s AUC (0.716) and cosine distance’s AUC (0.887) are not directly analogous: cosine distance measures global transcriptional identity (including HK gene contributions), whereas CKI deliberately removes neutral variation to isolate selective remodeling. The lower AUC is therefore expected by design—CKI trades global classification power for functional specificity. The key insight is not the AUC ranking but the information independence: CKI captures a dimension (same-organ &gt; different-organ reversal) that no standard metric detects. (Fig. 3C)Although CKI yielded a lower cell-type classification AUC than cosine similarity and raw Jensen–Shannon divergence, it was the only metric whose mathematical formulation permits full decomposition of pairwise similarity into neutral (expression-level, k_n) and functional (module-level, k_f) components—a property absent from all other compared measures (Fig. 3D).</w:t>
      </w:r>
    </w:p>
    <w:p w14:paraId="64F66662" w14:textId="77777777" w:rsidR="005A7441" w:rsidRDefault="00000000">
      <w:pPr>
        <w:pStyle w:val="Heading2"/>
        <w:spacing w:before="240" w:after="120"/>
      </w:pPr>
      <w:r>
        <w:rPr>
          <w:rFonts w:ascii="Arial" w:hAnsi="Arial"/>
          <w:color w:val="000000"/>
          <w:sz w:val="28"/>
        </w:rPr>
        <w:lastRenderedPageBreak/>
        <w:t>Cancer analysis reveals unexpected transcriptional convergence</w:t>
      </w:r>
    </w:p>
    <w:p w14:paraId="5BC2BB8E" w14:textId="2BAA4F51" w:rsidR="005A7441" w:rsidRDefault="00000000">
      <w:pPr>
        <w:spacing w:after="60"/>
      </w:pPr>
      <w:r>
        <w:t>We applied CKI to TCGA bulk RNA-seq data across five cancer types (LUAD, LUSC, LIHC, KIRC, BRCA) [7,8], totalling 3,596 samples. We asked a simple question: when cancer develops, how much selective transcriptional remodeling occurs? For analyses spanning multiple cancer types, we applied Benjamini-Hochberg FDR correction across the combined set of comparisons; per-cancer P-values without cross-cancer correction are also reported in Supplementary Tables for reference. CKI provides a principled answer by comparing tumor-tumor (TT), normal-normal (NN), and tumor-normal (TN) ω values (Fig. 4</w:t>
      </w:r>
      <w:r>
        <w:t>，</w:t>
      </w:r>
      <w:r>
        <w:t>Supplementary Fig. S2). Because TCGA profiles are bulk RNA-seq (tissue-level), ω values reflect sample-level transcriptomic divergence rather than cell-type-specific comparisons; interpretation focuses on relative patterns (tumor vs. normal) rather than absolute ω magnitudes. Additionally, because bulk profiles aggregate signals from multiple cell types, the observed transcriptional convergence (NN/TT &gt; 1) may partially reflect convergent remodeling of the tumor microenvironment (e.g., similar immune infiltration or stromal composition across tumors) alongside malignant cell-intrinsic changes. Without cell-type deconvolution, we cannot fully disentangle these contributions. Future single-cell cancer atlas studies would enable more precise characterization of cell-type-specific selective remodeling. ω magnitudes, which are not directly comparable to single-cell-derived ω values.</w:t>
      </w:r>
    </w:p>
    <w:p w14:paraId="58A21D63" w14:textId="6616EC66" w:rsidR="005A7441" w:rsidRDefault="00000000">
      <w:pPr>
        <w:spacing w:after="60"/>
        <w:rPr>
          <w:lang w:eastAsia="zh-CN"/>
        </w:rPr>
      </w:pPr>
      <w:r>
        <w:t>The most striking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w:t>
      </w:r>
      <w:r w:rsidRPr="00810F50">
        <w:t>)</w:t>
      </w:r>
      <w:r w:rsidR="00810299" w:rsidRPr="00810F50">
        <w:t xml:space="preserve"> (Fig. 4</w:t>
      </w:r>
      <w:r w:rsidR="00810299" w:rsidRPr="00810F50">
        <w:rPr>
          <w:rFonts w:hint="eastAsia"/>
          <w:lang w:eastAsia="zh-CN"/>
        </w:rPr>
        <w:t>A</w:t>
      </w:r>
      <w:r w:rsidR="00337BB7" w:rsidRPr="00810F50">
        <w:rPr>
          <w:lang w:eastAsia="zh-CN"/>
        </w:rPr>
        <w:t>-B</w:t>
      </w:r>
      <w:r w:rsidR="00810299" w:rsidRPr="00810F50">
        <w:t>)</w:t>
      </w:r>
      <w:r>
        <w:t>. This convergence toward shared transcriptional states may represent common vulnerabilities across genetically diverse tumors.</w:t>
      </w:r>
      <w:r w:rsidR="004167D0" w:rsidRPr="004167D0">
        <w:t xml:space="preserve"> </w:t>
      </w:r>
      <w:r w:rsidR="004167D0">
        <w:t xml:space="preserve">We further assessed whether this contrast arose from altered neutral vs. functional contributions by comparing ω values between tumor-normal (TN) and normal-normal (NN) pairs, </w:t>
      </w:r>
      <w:r w:rsidR="004167D0" w:rsidRPr="004167D0">
        <w:rPr>
          <w:rStyle w:val="Strong"/>
          <w:b w:val="0"/>
          <w:bCs w:val="0"/>
        </w:rPr>
        <w:t>revealing that NN values remained uniformly higher than TN values across all cancers</w:t>
      </w:r>
      <w:r w:rsidR="004167D0">
        <w:rPr>
          <w:rStyle w:val="Strong"/>
          <w:b w:val="0"/>
          <w:bCs w:val="0"/>
        </w:rPr>
        <w:t xml:space="preserve"> </w:t>
      </w:r>
      <w:r w:rsidR="004167D0" w:rsidRPr="00810F50">
        <w:t>(Fig. 4</w:t>
      </w:r>
      <w:r w:rsidR="004167D0" w:rsidRPr="00810F50">
        <w:rPr>
          <w:rFonts w:hint="eastAsia"/>
          <w:lang w:eastAsia="zh-CN"/>
        </w:rPr>
        <w:t>C</w:t>
      </w:r>
      <w:r w:rsidR="004167D0" w:rsidRPr="00810F50">
        <w:t>)</w:t>
      </w:r>
      <w:r w:rsidR="004167D0" w:rsidRPr="00810F50">
        <w:rPr>
          <w:rStyle w:val="Strong"/>
          <w:b w:val="0"/>
          <w:bCs w:val="0"/>
        </w:rPr>
        <w:t>.</w:t>
      </w:r>
      <w:r w:rsidR="009C5BF9" w:rsidRPr="009C5BF9">
        <w:t xml:space="preserve"> </w:t>
      </w:r>
      <w:r w:rsidR="009C5BF9">
        <w:t xml:space="preserve">Bootstrapped Cohen’s </w:t>
      </w:r>
      <w:proofErr w:type="spellStart"/>
      <w:r w:rsidR="009C5BF9">
        <w:rPr>
          <w:rStyle w:val="Emphasis"/>
        </w:rPr>
        <w:t>d</w:t>
      </w:r>
      <w:r w:rsidR="009C5BF9">
        <w:t>analysis</w:t>
      </w:r>
      <w:proofErr w:type="spellEnd"/>
      <w:r w:rsidR="009C5BF9">
        <w:t xml:space="preserve"> revealed cancer-specific NN–TT contrasts, with large positive effects in BRCA (+1.04) and large negative effects in LUSC (−1.98) and LIHC (−1.22), while LUAD and KIRC showed negligible deviations </w:t>
      </w:r>
      <w:r w:rsidR="009C5BF9" w:rsidRPr="00810F50">
        <w:t>(Fig. 4</w:t>
      </w:r>
      <w:r w:rsidR="009C5BF9" w:rsidRPr="00810F50">
        <w:rPr>
          <w:lang w:eastAsia="zh-CN"/>
        </w:rPr>
        <w:t>D</w:t>
      </w:r>
      <w:r w:rsidR="009C5BF9" w:rsidRPr="00810F50">
        <w:t>)</w:t>
      </w:r>
      <w:r w:rsidR="009C5BF9">
        <w:rPr>
          <w:rFonts w:hint="eastAsia"/>
          <w:lang w:eastAsia="zh-CN"/>
        </w:rPr>
        <w:t>.</w:t>
      </w:r>
      <w:r w:rsidR="00E901CA" w:rsidRPr="00E901CA">
        <w:t xml:space="preserve"> </w:t>
      </w:r>
      <w:r w:rsidR="00E901CA">
        <w:t xml:space="preserve">Tissue-level pairwise ω analysis across six organs revealed pronounced organ-specific heterogeneity, </w:t>
      </w:r>
      <w:r w:rsidR="00E901CA" w:rsidRPr="00E901CA">
        <w:t xml:space="preserve">with the </w:t>
      </w:r>
      <w:r w:rsidR="00E901CA" w:rsidRPr="00E901CA">
        <w:rPr>
          <w:rStyle w:val="Strong"/>
          <w:b w:val="0"/>
          <w:bCs w:val="0"/>
        </w:rPr>
        <w:t>highest values observed in heart-lung comparisons (34.0)</w:t>
      </w:r>
      <w:r w:rsidR="00E901CA" w:rsidRPr="00E901CA">
        <w:t xml:space="preserve">​ and the </w:t>
      </w:r>
      <w:r w:rsidR="00E901CA" w:rsidRPr="00E901CA">
        <w:rPr>
          <w:rStyle w:val="Strong"/>
          <w:b w:val="0"/>
          <w:bCs w:val="0"/>
        </w:rPr>
        <w:t>lowest in spleen-kidney comparisons (13.8)</w:t>
      </w:r>
      <w:r w:rsidR="00E901CA" w:rsidRPr="00E901CA">
        <w:t xml:space="preserve">, </w:t>
      </w:r>
      <w:r w:rsidR="00E901CA">
        <w:t xml:space="preserve">confirming that cellular similarity is strongly modulated by tissue </w:t>
      </w:r>
      <w:r w:rsidR="00E901CA" w:rsidRPr="00810F50">
        <w:t>origin (Fig. 4</w:t>
      </w:r>
      <w:r w:rsidR="00E901CA" w:rsidRPr="00810F50">
        <w:rPr>
          <w:rFonts w:hint="eastAsia"/>
          <w:lang w:eastAsia="zh-CN"/>
        </w:rPr>
        <w:t>E</w:t>
      </w:r>
      <w:r w:rsidR="00E901CA" w:rsidRPr="00810F50">
        <w:t>).</w:t>
      </w:r>
    </w:p>
    <w:p w14:paraId="5E4E40E5" w14:textId="6B8B225E" w:rsidR="005A7441" w:rsidRDefault="00000000">
      <w:pPr>
        <w:spacing w:after="60"/>
      </w:pPr>
      <w:r>
        <w:t>Paired tumor-normal comparisons yielded higher ω than unpaired comparisons in four of five cancer types (paired/unpaired ratio = 0.99–3.25, Mann-Whitney P = 0.024 for LIHC, not significant for others). However, the small number of patients with paired tumor and normal samples (n = 2–5 per cancer type) limits statistical power and precluding definitive cross-organ cell-type conservation estimates.</w:t>
      </w:r>
      <w:del w:id="20" w:author="Microsoft Office User" w:date="2026-07-24T15:12:00Z">
        <w:r w:rsidDel="00BF41EC">
          <w:delText>des definitive conclusions about within-patient versus between-patient variation.</w:delText>
        </w:r>
      </w:del>
    </w:p>
    <w:p w14:paraId="7B1C7A8A" w14:textId="417E6E67" w:rsidR="005A7441" w:rsidRDefault="00E956CB">
      <w:pPr>
        <w:spacing w:after="60"/>
      </w:pPr>
      <w:r>
        <w:t>Furthermore</w:t>
      </w:r>
      <w:r>
        <w:t>，</w:t>
      </w:r>
      <w:r>
        <w:t xml:space="preserve">to determine if the degree of selective remodeling correlates with disease progression, we asked whether ω tracks with clinical severity within cancer types. In liver cancer, ω decreased with increasing Edmondson grade [18]: G1 (101.8 ± 46.8, n = 39) &gt; G2 (100.2 ± 63.9, n = 133) &gt; G3 (96.8 ± 58.2, n = 105) &gt; G4 (90.0 ± 57.8, n = 11; Jonckheere-Terpstra trend </w:t>
      </w:r>
      <w:r>
        <w:lastRenderedPageBreak/>
        <w:t>test, P &lt; 0.001). In breast cancer, PAM50 subtype analysis [16,17]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w:t>
      </w:r>
    </w:p>
    <w:p w14:paraId="0E95E8D0" w14:textId="3F8C153D" w:rsidR="005A7441" w:rsidRDefault="00000000">
      <w:pPr>
        <w:pStyle w:val="Heading2"/>
        <w:spacing w:before="240" w:after="120"/>
      </w:pPr>
      <w:r>
        <w:t xml:space="preserve">Cross-organ cell-type conservation </w:t>
      </w:r>
      <w:del w:id="21" w:author="Microsoft Office User" w:date="2026-07-24T15:12:00Z">
        <w:r w:rsidDel="00D94AEF">
          <w:delText>(exploratory analysis)</w:delText>
        </w:r>
      </w:del>
      <w:r>
        <w:t>reveals a spectrum of cell-type functional constraint across organs</w:t>
      </w:r>
    </w:p>
    <w:p w14:paraId="098ED198" w14:textId="2845A3A0" w:rsidR="005A7441" w:rsidDel="00AB1F1A" w:rsidRDefault="000F2E8C" w:rsidP="00A22C98">
      <w:pPr>
        <w:spacing w:after="60"/>
      </w:pPr>
      <w:r>
        <w:t xml:space="preserve">To disentangle cell-intrinsic identity from tissue-specific adaptation, we leveraged CKI to quantify functional constraint across cell types (Fig. 5A). Among the 5,151 Tabula Sapiens cell-type pairs, </w:t>
      </w:r>
      <w:commentRangeStart w:id="22"/>
      <w:r>
        <w:t>60</w:t>
      </w:r>
      <w:commentRangeEnd w:id="22"/>
      <w:r w:rsidR="00D94AEF">
        <w:rPr>
          <w:rStyle w:val="CommentReference"/>
        </w:rPr>
        <w:commentReference w:id="22"/>
      </w:r>
      <w:r>
        <w:t xml:space="preserve"> same-cell-type cross-organ comparisons were identified (cell types appearing in ≥2 organs). We note that this analysis is exploratory due to small sample sizes: several cell types appeared in only 2-3 organs (n = 1-3 inter-organ comparisons), precluding formal statistical inference. Results for n &lt; 5 comparisons are reported as observed values without standard deviation estimates and should be interpreted with caution</w:t>
      </w:r>
      <w:del w:id="23" w:author="Microsoft Office User" w:date="2026-07-24T15:14:00Z">
        <w:r w:rsidDel="00D94AEF">
          <w:delText>. represented</w:delText>
        </w:r>
      </w:del>
      <w:r>
        <w:t xml:space="preserve"> (Table 2)</w:t>
      </w:r>
      <w:r w:rsidR="00D94AEF" w:rsidRPr="00D94AEF">
        <w:t xml:space="preserve"> </w:t>
      </w:r>
      <w:ins w:id="24" w:author="Microsoft Office User" w:date="2026-07-24T15:15:00Z">
        <w:r w:rsidR="00D94AEF">
          <w:rPr>
            <w:rFonts w:hint="eastAsia"/>
            <w:lang w:eastAsia="zh-CN"/>
          </w:rPr>
          <w:t>.</w:t>
        </w:r>
      </w:ins>
      <w:del w:id="25" w:author="Microsoft Office User" w:date="2026-07-24T15:14:00Z">
        <w:r w:rsidR="00D94AEF" w:rsidDel="00D94AEF">
          <w:delText>,</w:delText>
        </w:r>
      </w:del>
    </w:p>
    <w:p w14:paraId="6DCF4CBB" w14:textId="4A013FBC" w:rsidR="00AB1F1A" w:rsidRDefault="00000000" w:rsidP="00AB1F1A">
      <w:pPr>
        <w:spacing w:after="60"/>
      </w:pPr>
      <w:r>
        <w:t>Cross-organ ω values reflected known cell biology. B cells (ω = 2.70, n = 1, exploratory) and Neutrophils (mean ω = 2.72 ± 1.15, n = 6 pairs) showed the highest cross-organ conservation, consistent with their circulatory, environment-independent functions. In contrast, endothelial cells exhibited the lowest conservation (mean ω = 15.09 ± 6.46, n = 3 pairs), reflecting organ-specific gene programs tailored to local vascular needs [19].exhibitedthe strongest functional constraint, maintaining highly conserved transcriptional programs regardless of anatomical location. Smooth muscle cells (mean 6.29, n = 1) and Plasma cells (mean 6.61 ± 3.42, n = 6) followed, while Macrophages—the most frequently sampled cell type (n = 15)—displayed intermediate constraint (mean 9.84 ± 6.31). In stark contrast, Endothelial cells (mean 15.09 ± 6.46, n = 3) and Memory B cells (mean 16.83, n = 1) ranked as the most labile, reflecting profound organ-specific specialization.</w:t>
      </w:r>
    </w:p>
    <w:p w14:paraId="549E51FA" w14:textId="1E0A76C1" w:rsidR="006D37B7" w:rsidRDefault="006D37B7" w:rsidP="00AB1F1A">
      <w:pPr>
        <w:spacing w:after="60"/>
      </w:pPr>
      <w:r w:rsidRPr="006D37B7">
        <w:t xml:space="preserve">The global distribution of pairwise ω values across all cell-type pairs further illustrates this asymmetry: the majority of comparisons cluster below the median ω of 6.9, with a long right tail extending beyond 25 </w:t>
      </w:r>
      <w:r w:rsidRPr="00793BC6">
        <w:t>(Fig. 5B).</w:t>
      </w:r>
      <w:r w:rsidRPr="006D37B7">
        <w:t xml:space="preserve"> Cell types with low cross-organ ω consistently exhibited narrow, low-variance ω distributions, whereas highly labile cell types displayed broad, heavy-tailed distributions with extreme outliers </w:t>
      </w:r>
      <w:r w:rsidRPr="00793BC6">
        <w:t>(</w:t>
      </w:r>
      <w:r w:rsidR="00D24E23" w:rsidRPr="00793BC6">
        <w:t>Supplementary Fig. S3</w:t>
      </w:r>
      <w:r w:rsidRPr="00793BC6">
        <w:t>).</w:t>
      </w:r>
      <w:r w:rsidRPr="006D37B7">
        <w:t xml:space="preserve"> This intrinsic lability drives the cross-organ ω gradient, wherein Heart (mean ω = 24.3) and Lung (mean ω = 24.0) exhibit the highest mean ω values, while Kidney (mean ω = 19.0) and Spleen (mean ω = 18.9) remain comparatively constrained </w:t>
      </w:r>
      <w:r w:rsidRPr="00793BC6">
        <w:t>(Fig. 5C).</w:t>
      </w:r>
    </w:p>
    <w:p w14:paraId="470B7B7A" w14:textId="35D183A3" w:rsidR="005A7441" w:rsidRPr="007D49BC" w:rsidDel="006D37B7" w:rsidRDefault="00000000" w:rsidP="007D49BC">
      <w:r>
        <w:t xml:space="preserve">We note that several cell types (particularly those with n = 1 or 3 pairs) have small sample sizes, limiting the generalizability of cross-organ comparisons. These results are presented as hypothesis-generating observations that warrant validation in larger, multi-organ single-cell datasets with deeper sampling of underrepresented organs and cell types.per cell-type coverage. limitedwarranting cautious interpretation of their absolute rankings (Table 2). </w:t>
      </w:r>
    </w:p>
    <w:p w14:paraId="77917960" w14:textId="1670356C" w:rsidR="00A22C98" w:rsidRPr="007D49BC" w:rsidRDefault="00A22C98" w:rsidP="007D49BC">
      <w:pPr>
        <w:rPr>
          <w:rFonts w:cs="Arial"/>
        </w:rPr>
      </w:pPr>
      <w:r w:rsidRPr="007D49BC">
        <w:rPr>
          <w:rFonts w:cs="Arial"/>
        </w:rPr>
        <w:lastRenderedPageBreak/>
        <w:t xml:space="preserve">Crucially, CKI showed little agreement with standard metrics (Spearman r = -0.40 to +0.02, n = 60 pairs). </w:t>
      </w:r>
    </w:p>
    <w:p w14:paraId="1E8CC732" w14:textId="2374BEDE" w:rsidR="005A7441" w:rsidRPr="007D49BC" w:rsidRDefault="00A22C98" w:rsidP="007D49BC">
      <w:pPr>
        <w:rPr>
          <w:rFonts w:eastAsia="Times New Roman" w:cs="Arial"/>
          <w:color w:val="auto"/>
          <w:sz w:val="24"/>
          <w:szCs w:val="24"/>
          <w:lang w:val="en-CN" w:eastAsia="zh-CN"/>
        </w:rPr>
      </w:pPr>
      <w:r w:rsidRPr="007D49BC">
        <w:rPr>
          <w:rFonts w:eastAsia="Times New Roman" w:cs="Arial"/>
          <w:color w:val="auto"/>
          <w:sz w:val="24"/>
          <w:szCs w:val="24"/>
          <w:lang w:val="en-CN" w:eastAsia="zh-CN"/>
        </w:rPr>
        <w:t>This discordance arises from CKI’s explicit normalization by the neutral baseline (k_n​): populations may share highly expressed genes (high raw similarity), but if their neutral baselines differ, even modest functional divergence produces a high ω. By decoupling functional signals from neutral noise, CKI reveals organizational principles of the cellular ecosystem that conventional metrics miss.</w:t>
      </w:r>
    </w:p>
    <w:p w14:paraId="19C294C5" w14:textId="77777777" w:rsidR="005A7441" w:rsidRDefault="00000000">
      <w:pPr>
        <w:pStyle w:val="Heading2"/>
        <w:spacing w:before="240" w:after="120"/>
      </w:pPr>
      <w:r>
        <w:rPr>
          <w:rFonts w:ascii="Arial" w:hAnsi="Arial"/>
          <w:color w:val="000000"/>
          <w:sz w:val="28"/>
        </w:rPr>
        <w:t>Brain regional analysis reveals cell-type differentiation gradients</w:t>
      </w:r>
    </w:p>
    <w:p w14:paraId="58D2079B" w14:textId="32096737" w:rsidR="005A7441" w:rsidRDefault="00000000">
      <w:pPr>
        <w:spacing w:after="60"/>
      </w:pPr>
      <w:r>
        <w:t xml:space="preserve">We applied CKI to the </w:t>
      </w:r>
      <w:proofErr w:type="spellStart"/>
      <w:r>
        <w:t>Siletti</w:t>
      </w:r>
      <w:proofErr w:type="spellEnd"/>
      <w:r>
        <w:t xml:space="preserve"> et al. human brain single-nucleus RNA-seq atlas </w:t>
      </w:r>
      <w:r w:rsidR="003936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39368A">
        <w:instrText xml:space="preserve"> ADDIN EN.CITE </w:instrText>
      </w:r>
      <w:r w:rsidR="003936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39368A">
        <w:instrText xml:space="preserve"> ADDIN EN.CITE.DATA </w:instrText>
      </w:r>
      <w:r w:rsidR="0039368A">
        <w:fldChar w:fldCharType="end"/>
      </w:r>
      <w:r w:rsidR="0039368A">
        <w:fldChar w:fldCharType="separate"/>
      </w:r>
      <w:r w:rsidR="0039368A">
        <w:rPr>
          <w:noProof/>
        </w:rPr>
        <w:t>[9]</w:t>
      </w:r>
      <w:r w:rsidR="0039368A">
        <w:fldChar w:fldCharType="end"/>
      </w:r>
      <w:r>
        <w:t>, which profiles ~3.3 million nuclei across ~100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w:t>
      </w:r>
      <w:r w:rsidRPr="004504A1">
        <w:t>Fig. 6</w:t>
      </w:r>
      <w:r w:rsidR="00B84F14" w:rsidRPr="004504A1">
        <w:t>A</w:t>
      </w:r>
      <w:r w:rsidR="007811AF" w:rsidRPr="004504A1">
        <w:t>, Supplementary Fig. S4</w:t>
      </w:r>
      <w:r>
        <w:t>).</w:t>
      </w:r>
    </w:p>
    <w:p w14:paraId="0C7AAE70" w14:textId="37AC2296" w:rsidR="005A7441" w:rsidRDefault="00000000">
      <w:pPr>
        <w:spacing w:after="60"/>
      </w:pPr>
      <w:r>
        <w:t>The analysis revealed a striking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r w:rsidR="0085574C">
        <w:t xml:space="preserve"> </w:t>
      </w:r>
      <w:r w:rsidR="00FC30CA">
        <w:t>(</w:t>
      </w:r>
      <w:r w:rsidR="00FC30CA" w:rsidRPr="00CC6DFA">
        <w:t>Fig. 6</w:t>
      </w:r>
      <w:r w:rsidR="00FC30CA" w:rsidRPr="00CC6DFA">
        <w:rPr>
          <w:rFonts w:hint="eastAsia"/>
          <w:lang w:eastAsia="zh-CN"/>
        </w:rPr>
        <w:t>B</w:t>
      </w:r>
      <w:r w:rsidR="00FC30CA">
        <w:t>)</w:t>
      </w:r>
      <w:r>
        <w:t>.</w:t>
      </w:r>
    </w:p>
    <w:p w14:paraId="5982AC18" w14:textId="39DC4C98" w:rsidR="005A7441" w:rsidRDefault="00000000">
      <w:pPr>
        <w:spacing w:after="60"/>
      </w:pPr>
      <w: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w:t>
      </w:r>
      <w:r w:rsidR="00B84F14" w:rsidRPr="00B84F14">
        <w:t xml:space="preserve"> Notably, </w:t>
      </w:r>
      <w:r w:rsidR="00B84F14">
        <w:rPr>
          <w:rFonts w:hint="eastAsia"/>
          <w:lang w:eastAsia="zh-CN"/>
        </w:rPr>
        <w:t>t</w:t>
      </w:r>
      <w:r w:rsidR="00B84F14" w:rsidRPr="00B84F14">
        <w:t xml:space="preserve">he ω heatmap across 9 anatomically defined brain regions​ reveals significant inter-regional divergence among astrocytes, with peak values reaching 11.2 between specific region pairs (e.g., A19–A25) that highlight pronounced functional specialization, whereas distinct low-ω clusters—particularly along the diagonal and within thalamic/hippocampal subregions—indicate transcriptional conservation consistent with shared developmental constraints. </w:t>
      </w:r>
      <w:r w:rsidR="00B84F14">
        <w:t>(</w:t>
      </w:r>
      <w:r w:rsidR="00B84F14" w:rsidRPr="007B6A3E">
        <w:t>Fig. 6</w:t>
      </w:r>
      <w:r w:rsidR="00B84F14" w:rsidRPr="007B6A3E">
        <w:rPr>
          <w:rFonts w:hint="eastAsia"/>
          <w:lang w:eastAsia="zh-CN"/>
        </w:rPr>
        <w:t>C</w:t>
      </w:r>
      <w:r w:rsidR="00B84F14">
        <w:t>)</w:t>
      </w:r>
    </w:p>
    <w:p w14:paraId="0510F169" w14:textId="2C75728D" w:rsidR="005A7441" w:rsidRDefault="00000000">
      <w:pPr>
        <w:spacing w:after="60"/>
      </w:pPr>
      <w:r>
        <w:lastRenderedPageBreak/>
        <w:t>The cross-region ω gradient provides a computational framework for inferring shared transcriptional history between brain regions. Two non-mutually-exclusive mechanisms can generate low inter-regional ω: (1) recent or ongoing migration between regions, where insufficient time has elapsed for transcriptional divergence to accumulate; and (2) shared developmental origin, where sister populations inherit similar transcriptional programs that persist into adulthood. As our subsequent analysis shows, the majority of Strong signals are better explained by developmental origin than by active migration.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Crucially, this approach supplies an orthogonal, transcriptome-based readout of migration history from static adult tissue, complementing insights obtained by direct lineage tracing.</w:t>
      </w:r>
    </w:p>
    <w:p w14:paraId="7609F0B4" w14:textId="77777777" w:rsidR="005A7441" w:rsidRDefault="00000000">
      <w:pPr>
        <w:pStyle w:val="Heading2"/>
        <w:spacing w:before="240" w:after="120"/>
      </w:pPr>
      <w:r>
        <w:rPr>
          <w:rFonts w:ascii="Arial" w:hAnsi="Arial"/>
          <w:color w:val="000000"/>
          <w:sz w:val="28"/>
        </w:rPr>
        <w:t>CKI detects putative inter-regional migration events</w:t>
      </w:r>
    </w:p>
    <w:p w14:paraId="766425FE" w14:textId="77777777" w:rsidR="005A7441" w:rsidRDefault="00000000">
      <w:pPr>
        <w:spacing w:after="60"/>
      </w:pPr>
      <w:r>
        <w:t>Low CKI ω between a cell type across two brain regions indicates transcriptomic similarity beyond neutral expectation. We systematically cross-validated Strong candidate signals against the developmental neuroscience literature and identified three distinct biological mechanisms underlying low inter-regional ω: (</w:t>
      </w:r>
      <w:proofErr w:type="spellStart"/>
      <w:r>
        <w:t>i</w:t>
      </w:r>
      <w:proofErr w:type="spellEnd"/>
      <w:r>
        <w:t>)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and (iii)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14:paraId="7B12842B" w14:textId="6A72C7A8" w:rsidR="005A7441" w:rsidRDefault="00000000">
      <w:pPr>
        <w:spacing w:after="60"/>
      </w:pPr>
      <w:r>
        <w:t>To formalize migration inference, we designed a multiplicative model: for each (</w:t>
      </w:r>
      <w:proofErr w:type="spellStart"/>
      <w:r>
        <w:t>cell_type</w:t>
      </w:r>
      <w:proofErr w:type="spellEnd"/>
      <w:r>
        <w:t xml:space="preserve">, </w:t>
      </w:r>
      <w:proofErr w:type="spellStart"/>
      <w:r>
        <w:t>region_pair</w:t>
      </w:r>
      <w:proofErr w:type="spellEnd"/>
      <w:r>
        <w:t xml:space="preserve">) combination, </w:t>
      </w:r>
      <w:proofErr w:type="spellStart"/>
      <w:r>
        <w:t>expected_ω</w:t>
      </w:r>
      <w:proofErr w:type="spellEnd"/>
      <w:r>
        <w:t xml:space="preserve"> = </w:t>
      </w:r>
      <w:proofErr w:type="spellStart"/>
      <w:r>
        <w:t>μ_ct</w:t>
      </w:r>
      <w:proofErr w:type="spellEnd"/>
      <w:r>
        <w:t xml:space="preserve"> × </w:t>
      </w:r>
      <w:proofErr w:type="spellStart"/>
      <w:r>
        <w:t>μ_pair</w:t>
      </w:r>
      <w:proofErr w:type="spellEnd"/>
      <w:r>
        <w:t xml:space="preserve"> / </w:t>
      </w:r>
      <w:proofErr w:type="spellStart"/>
      <w:r>
        <w:t>μ_grand</w:t>
      </w:r>
      <w:proofErr w:type="spellEnd"/>
      <w:r>
        <w:t xml:space="preserve">, where </w:t>
      </w:r>
      <w:proofErr w:type="spellStart"/>
      <w:r>
        <w:t>μ_ct</w:t>
      </w:r>
      <w:proofErr w:type="spellEnd"/>
      <w:r>
        <w:t xml:space="preserve"> is the cell type's global mean ω, </w:t>
      </w:r>
      <w:proofErr w:type="spellStart"/>
      <w:r>
        <w:t>μ_pair</w:t>
      </w:r>
      <w:proofErr w:type="spellEnd"/>
      <w:r>
        <w:t xml:space="preserve"> is the region pair's mean ω, and </w:t>
      </w:r>
      <w:proofErr w:type="spellStart"/>
      <w:r>
        <w:t>μ_grand</w:t>
      </w:r>
      <w:proofErr w:type="spellEnd"/>
      <w:r>
        <w:t xml:space="preserve">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and pair median ω &gt; 20), Moderate (residual &lt; 0.5, ω &lt; 25), and Weak (residual &lt; 0.75, ω &lt; 35)</w:t>
      </w:r>
      <w:r w:rsidR="007026B8">
        <w:rPr>
          <w:rFonts w:hint="eastAsia"/>
          <w:lang w:eastAsia="zh-CN"/>
        </w:rPr>
        <w:t>（</w:t>
      </w:r>
      <w:r w:rsidR="00C40739" w:rsidRPr="003E5785">
        <w:t>Supplementary Fig. S</w:t>
      </w:r>
      <w:r w:rsidR="007026B8" w:rsidRPr="003E5785">
        <w:t>5</w:t>
      </w:r>
      <w:r w:rsidR="007026B8">
        <w:rPr>
          <w:rFonts w:hint="eastAsia"/>
          <w:lang w:eastAsia="zh-CN"/>
        </w:rPr>
        <w:t>）</w:t>
      </w:r>
      <w:r>
        <w:t>.</w:t>
      </w:r>
    </w:p>
    <w:p w14:paraId="1065726A" w14:textId="3EF8B978" w:rsidR="005A7441" w:rsidRDefault="00000000">
      <w:pPr>
        <w:spacing w:after="60"/>
      </w:pPr>
      <w:r>
        <w:t>Among 31,764 cross-region comparisons, 30 (0.09%) were classified as Strong migration candidates: Astrocyte, fibroblast, microglia, oligodendrocyte, and vascular cells. Another 1,247 pairs (3.93%) were Moderate candidates, and 6,567 (20.67%) were Weak candidates</w:t>
      </w:r>
      <w:r w:rsidR="0085574C">
        <w:t>(</w:t>
      </w:r>
      <w:r w:rsidR="0085574C" w:rsidRPr="003E5785">
        <w:t>Fig. 6</w:t>
      </w:r>
      <w:r w:rsidR="0085574C" w:rsidRPr="003E5785">
        <w:rPr>
          <w:rFonts w:hint="eastAsia"/>
          <w:lang w:eastAsia="zh-CN"/>
        </w:rPr>
        <w:t>D</w:t>
      </w:r>
      <w:r w:rsidR="0085574C">
        <w:t>)</w:t>
      </w:r>
      <w:r>
        <w:t>. By cell type, the Strong candidate counts reflect a combination of regional adjacency, shared developmental origins, and ongoing cellular interchange.</w:t>
      </w:r>
    </w:p>
    <w:p w14:paraId="1EE30BAD" w14:textId="77777777" w:rsidR="005A7441" w:rsidRDefault="00000000">
      <w:pPr>
        <w:pStyle w:val="Heading3"/>
        <w:spacing w:before="240" w:after="120"/>
      </w:pPr>
      <w:r>
        <w:rPr>
          <w:rFonts w:ascii="Arial" w:hAnsi="Arial"/>
          <w:color w:val="000000"/>
          <w:sz w:val="24"/>
        </w:rPr>
        <w:lastRenderedPageBreak/>
        <w:t>OPCs: key negative control validates method specificity</w:t>
      </w:r>
    </w:p>
    <w:p w14:paraId="0743A40C" w14:textId="3D6F337B" w:rsidR="005A7441" w:rsidRDefault="00000000">
      <w:pPr>
        <w:spacing w:after="60"/>
      </w:pPr>
      <w:r>
        <w:t>Oligodendrocyte precursor cells (OPCs) are the most actively migrating cells in the adult CNS, continuously surveilling their environment along vascular scaffolds [20,21]. Yet CKI detected 0 Strong signals among 5,671 OPC cross-region comparisons—a finding that provides a critical orthogonal validation of the multiplicative residual model. Importantly, this result is not circular: the residual model uses each cell type's own global mean ω as the expected baseline, so a high-ω cell type like OPCs (ω = 7.65) would need to show anomalously low ω in specific region pairs to trigger a Strong signal. Among all 5,671 OPC comparisons, 93.6% (5,310/5,671) had ω &lt; 15, yet none met the stringent Strong criteria (residual &lt; 0.3, ω &lt; 15, lowest ω in the region pair, and pair median ω &gt; 20), demonstrating that the model requires more than just low absolute ω values—it demands deviation from cell-type-specific and region-pair-specific expectations. We acknowledge that OPCs' high global ω (7.65), reflecting their mixed progenitor/differentiated composition, raises the detection threshold: a Strong signal requires that a specific region pair's ω falls substantially below this elevated baseline. This could theoretically reduce sensitivity to genuine migration signals in cell types with high intrinsic heterogeneity. However, the 93.6% of OPC pairs with ω &lt; 15 confirms that most region pairs already satisfy the absolute ω constraint; the absence of Strong signals is therefore attributable to the residual criterion rather than the ω filter alone. The model is not simply detecting high ω values or absolute transcriptional differences; it identifies cell-type/region-pair combinations where the observed selective remodeling is strikingly below what the cell type's global plasticity and the region pair's background divergence would jointly predict. OPCs have a high global mean ω (7.65) because their transcriptional program includes both progenitor and differentiation states; their 87 Moderate signals (residual &lt; 0.5) and 1,002 Weak signals (residual &lt; 0.75) likely reflect the balance between shared developmental origins and ongoing regional maturation [22]. The complete absence of Strong signals despite OPCs being the brain's most motile cell type demonstrates that the residual model differentiates between broad baseline motility and specific transcriptional signatures of developmental history.</w:t>
      </w:r>
    </w:p>
    <w:p w14:paraId="48F91CAD" w14:textId="77777777" w:rsidR="005A7441" w:rsidRDefault="00000000">
      <w:pPr>
        <w:pStyle w:val="Heading3"/>
        <w:spacing w:before="240" w:after="120"/>
      </w:pPr>
      <w:r>
        <w:rPr>
          <w:rFonts w:ascii="Arial" w:hAnsi="Arial"/>
          <w:color w:val="000000"/>
          <w:sz w:val="24"/>
        </w:rPr>
        <w:t>Oligodendrocytes: developmental origin rather than migration</w:t>
      </w:r>
    </w:p>
    <w:p w14:paraId="17CDFB28" w14:textId="3B6A5ECD" w:rsidR="005A7441" w:rsidRDefault="00000000">
      <w:pPr>
        <w:spacing w:after="60"/>
      </w:pPr>
      <w:r>
        <w:t xml:space="preserve">Mature oligodendrocytes contributed 10 Strong signals (residual 0.237–0.292), yet the prevailing view is that adult oligodendrocytes do not migrate between brain regions. We note that our initial analytical framework was designed to detect migration signatures; the developmental origin interpretation emerged from post-hoc cross-validation against the literature. We systematically cross-validated all 10 Strong signals against the developmental neurobiology literature. Strikingly, all 10 signals involved cortex/thalamus (A13/A14/A19/A32/A40/Idg vs. Pul/LP) or brainstem-internal (MoRF-MoEN vs. PnRF) pairings—precisely the anatomical boundaries between dorsal- and ventral-derived oligodendrocyte populations. Foerster et al. [22]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w:t>
      </w:r>
      <w:r>
        <w:lastRenderedPageBreak/>
        <w:t>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14:paraId="5428ECFF" w14:textId="77777777" w:rsidR="005A7441" w:rsidRDefault="00000000">
      <w:pPr>
        <w:pStyle w:val="Heading3"/>
        <w:spacing w:before="240" w:after="120"/>
      </w:pPr>
      <w:r>
        <w:rPr>
          <w:rFonts w:ascii="Arial" w:hAnsi="Arial"/>
          <w:color w:val="000000"/>
          <w:sz w:val="24"/>
        </w:rPr>
        <w:t>Astrocytes: regional specialization with developmental origins</w:t>
      </w:r>
    </w:p>
    <w:p w14:paraId="4118C6B5" w14:textId="7D4304FE" w:rsidR="005A7441" w:rsidRPr="00B14220" w:rsidRDefault="00000000">
      <w:pPr>
        <w:spacing w:after="60"/>
        <w:rPr>
          <w:color w:val="auto"/>
        </w:rPr>
      </w:pPr>
      <w:r>
        <w:t xml:space="preserve">Astrocytes showed the highest global ω (14.36) yet contributed 6 Strong signals, all concentrated in thalamic subnuclei (VLN-VPL, CM-VPL, </w:t>
      </w:r>
      <w:proofErr w:type="spellStart"/>
      <w:r>
        <w:t>Pul</w:t>
      </w:r>
      <w:proofErr w:type="spellEnd"/>
      <w:r>
        <w:t>-VPL, LP-VPL-MN), hippocampal subfields (CA2-3 vs. DG-CA4), and cerebellar lobules (CBL vs. CBV)</w:t>
      </w:r>
      <w:r w:rsidR="008A1A74" w:rsidRPr="008A1A74">
        <w:t xml:space="preserve"> </w:t>
      </w:r>
      <w:r w:rsidR="008A1A74">
        <w:t>(</w:t>
      </w:r>
      <w:r w:rsidR="008A1A74" w:rsidRPr="00DF6836">
        <w:t>Fig. 6</w:t>
      </w:r>
      <w:r w:rsidR="008A1A74" w:rsidRPr="00DF6836">
        <w:rPr>
          <w:rFonts w:hint="eastAsia"/>
          <w:lang w:eastAsia="zh-CN"/>
        </w:rPr>
        <w:t>E</w:t>
      </w:r>
      <w:r w:rsidR="008A1A74">
        <w:t>)</w:t>
      </w:r>
      <w:r>
        <w:t xml:space="preserve">.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w:t>
      </w:r>
      <w:proofErr w:type="spellStart"/>
      <w:r>
        <w:t>Reeber</w:t>
      </w:r>
      <w:proofErr w:type="spellEnd"/>
      <w:r>
        <w:t xml:space="preserve"> et al. </w:t>
      </w:r>
      <w:r w:rsidR="0039368A">
        <w:fldChar w:fldCharType="begin"/>
      </w:r>
      <w:r w:rsidR="00C34668">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r>
      <w:r w:rsidR="0039368A">
        <w:fldChar w:fldCharType="separate"/>
      </w:r>
      <w:r w:rsidR="00C34668">
        <w:rPr>
          <w:noProof/>
        </w:rPr>
        <w:t>[23]</w:t>
      </w:r>
      <w:r w:rsidR="0039368A">
        <w:fldChar w:fldCharType="end"/>
      </w:r>
      <w:r>
        <w:t xml:space="preserve">. </w:t>
      </w:r>
      <w:r w:rsidRPr="00B14220">
        <w:rPr>
          <w:color w:val="auto"/>
        </w:rPr>
        <w:t>Endo et al. demonstrated that Tcf4 controls astrocyte allocation during cortical development</w:t>
      </w:r>
      <w:r w:rsidR="008A1A74">
        <w:rPr>
          <w:color w:val="auto"/>
        </w:rPr>
        <w:t xml:space="preserve"> </w:t>
      </w:r>
      <w:r w:rsidR="008A1A74" w:rsidRPr="00B14220">
        <w:rPr>
          <w:color w:val="auto"/>
        </w:rPr>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r>
      <w:r w:rsidR="008A1A74">
        <w:rPr>
          <w:color w:val="auto"/>
        </w:rPr>
        <w:instrText xml:space="preserve"> ADDIN EN.CITE </w:instrText>
      </w:r>
      <w:r w:rsidR="008A1A74">
        <w:rPr>
          <w:color w:val="auto"/>
        </w:rPr>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r>
      <w:r w:rsidR="008A1A74">
        <w:rPr>
          <w:color w:val="auto"/>
        </w:rPr>
        <w:instrText xml:space="preserve"> ADDIN EN.CITE.DATA </w:instrText>
      </w:r>
      <w:r w:rsidR="008A1A74">
        <w:rPr>
          <w:color w:val="auto"/>
        </w:rPr>
      </w:r>
      <w:r w:rsidR="008A1A74">
        <w:rPr>
          <w:color w:val="auto"/>
        </w:rPr>
        <w:fldChar w:fldCharType="end"/>
      </w:r>
      <w:r w:rsidR="008A1A74" w:rsidRPr="00B14220">
        <w:rPr>
          <w:color w:val="auto"/>
        </w:rPr>
      </w:r>
      <w:r w:rsidR="008A1A74" w:rsidRPr="00B14220">
        <w:rPr>
          <w:color w:val="auto"/>
        </w:rPr>
        <w:fldChar w:fldCharType="separate"/>
      </w:r>
      <w:r w:rsidR="008A1A74">
        <w:rPr>
          <w:noProof/>
          <w:color w:val="auto"/>
        </w:rPr>
        <w:t>[24]</w:t>
      </w:r>
      <w:r w:rsidR="008A1A74" w:rsidRPr="00B14220">
        <w:rPr>
          <w:color w:val="auto"/>
        </w:rPr>
        <w:fldChar w:fldCharType="end"/>
      </w:r>
      <w:r w:rsidRPr="00B14220">
        <w:rPr>
          <w:color w:val="auto"/>
        </w:rPr>
        <w:t>; our results extend this principle to subcortical structures, showing that compartmentalized astrogenesis leaves persistent transcriptional signatures detectable by CKI across the entire brain.</w:t>
      </w:r>
    </w:p>
    <w:p w14:paraId="6E8BDFF3" w14:textId="77777777" w:rsidR="005A7441" w:rsidRDefault="00000000">
      <w:pPr>
        <w:pStyle w:val="Heading3"/>
        <w:spacing w:before="240" w:after="120"/>
      </w:pPr>
      <w:r>
        <w:rPr>
          <w:rFonts w:ascii="Arial" w:hAnsi="Arial"/>
          <w:color w:val="000000"/>
          <w:sz w:val="24"/>
        </w:rPr>
        <w:t>Bergmann glia: cerebellar molecular topography</w:t>
      </w:r>
    </w:p>
    <w:p w14:paraId="071B5116" w14:textId="039F12DF" w:rsidR="005A7441" w:rsidRDefault="00000000">
      <w:pPr>
        <w:spacing w:after="60"/>
      </w:pPr>
      <w:r>
        <w:t xml:space="preserve">Bergmann glia had the lowest global ω (2.37) and only one Strong signal (CBL vs. CBV, residual = 0.274), consistent with their developmentally fixed, transcriptionally constrained state in the adult cerebellum. Bergmann glia are patterned into topographic molecular zones that align with cerebellar functional compartments </w:t>
      </w:r>
      <w:r w:rsidR="0039368A">
        <w:fldChar w:fldCharType="begin"/>
      </w:r>
      <w:r w:rsidR="00C34668">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r>
      <w:r w:rsidR="0039368A">
        <w:fldChar w:fldCharType="separate"/>
      </w:r>
      <w:r w:rsidR="00C34668">
        <w:rPr>
          <w:noProof/>
        </w:rPr>
        <w:t>[23]</w:t>
      </w:r>
      <w:r w:rsidR="0039368A">
        <w:fldChar w:fldCharType="end"/>
      </w:r>
      <w:r>
        <w:t>,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14:paraId="3E026A5F" w14:textId="77777777" w:rsidR="005A7441" w:rsidRDefault="00000000">
      <w:pPr>
        <w:pStyle w:val="Heading3"/>
        <w:spacing w:before="240" w:after="120"/>
      </w:pPr>
      <w:r>
        <w:rPr>
          <w:rFonts w:ascii="Arial" w:hAnsi="Arial"/>
          <w:color w:val="000000"/>
          <w:sz w:val="24"/>
        </w:rPr>
        <w:t>Microglia: developmental colonization wave boundaries</w:t>
      </w:r>
    </w:p>
    <w:p w14:paraId="7DB78CE2" w14:textId="2D692966" w:rsidR="005A7441" w:rsidRDefault="00000000">
      <w:pPr>
        <w:spacing w:after="60"/>
      </w:pPr>
      <w:r>
        <w:t xml:space="preserve">Microglia contributed 10 Strong signals despite the prevailing view that adult microglia are maintained by local self-renewal with minimal inter-regional migration </w:t>
      </w:r>
      <w:r w:rsidR="0039368A">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r>
      <w:r w:rsidR="00C34668">
        <w:instrText xml:space="preserve"> ADDIN EN.CITE </w:instrText>
      </w:r>
      <w:r w:rsidR="00C34668">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r>
      <w:r w:rsidR="00C34668">
        <w:instrText xml:space="preserve"> ADDIN EN.CITE.DATA </w:instrText>
      </w:r>
      <w:r w:rsidR="00C34668">
        <w:fldChar w:fldCharType="end"/>
      </w:r>
      <w:r w:rsidR="0039368A">
        <w:fldChar w:fldCharType="separate"/>
      </w:r>
      <w:r w:rsidR="00C34668">
        <w:rPr>
          <w:noProof/>
        </w:rPr>
        <w:t>[25]</w:t>
      </w:r>
      <w:r w:rsidR="0039368A">
        <w:fldChar w:fldCharType="end"/>
      </w:r>
      <w:r>
        <w:t xml:space="preserve">. We interpret these signals as developmental colonization residuals—transcriptomic boundaries between microglial populations that entered the brain through distinct embryonic entry routes. </w:t>
      </w:r>
      <w:proofErr w:type="spellStart"/>
      <w:r>
        <w:t>Shemer</w:t>
      </w:r>
      <w:proofErr w:type="spellEnd"/>
      <w:r>
        <w:t xml:space="preserve"> and Jung </w:t>
      </w:r>
      <w:r w:rsidR="0039368A">
        <w:fldChar w:fldCharType="begin"/>
      </w:r>
      <w:r w:rsidR="00C34668">
        <w:instrText xml:space="preserve"> ADDIN EN.CITE &lt;EndNote&gt;&lt;Cite&gt;&lt;Author&gt;Shemer&lt;/Author&gt;&lt;Year&gt;2024&lt;/Year&gt;&lt;RecNum&gt;119&lt;/RecNum&gt;&lt;DisplayText&gt;[26]&lt;/DisplayText&gt;&lt;record&gt;&lt;rec-number&gt;119&lt;/rec-number&gt;&lt;foreign-keys&gt;&lt;key app="EN" db-id="r5zatf9e3xse5ce9vdmpwvaeerwrttx055ps" timestamp="1784260729"&gt;119&lt;/key&gt;&lt;/foreign-keys&gt;&lt;ref-type name="Journal Article"&gt;17&lt;/ref-type&gt;&lt;contributors&gt;&lt;authors&gt;&lt;author&gt;Shemer, A.&lt;/author&gt;&lt;author&gt;Jung, S.&lt;/author&gt;&lt;/authors&gt;&lt;/contributors&gt;&lt;titles&gt;&lt;title&gt;The molecular determinants of microglial developmental colonization&lt;/title&gt;&lt;secondary-title&gt;Nat. Rev. Neurosci.&lt;/secondary-title&gt;&lt;/titles&gt;&lt;periodical&gt;&lt;full-title&gt;Nat. Rev. Neurosci.&lt;/full-title&gt;&lt;/periodical&gt;&lt;pages&gt;414-427&lt;/pages&gt;&lt;volume&gt;25&lt;/volume&gt;&lt;dates&gt;&lt;year&gt;2024&lt;/year&gt;&lt;/dates&gt;&lt;urls&gt;&lt;related-urls&gt;&lt;url&gt;https://doi.org/10.1038/s41583-024-00808-6&lt;/url&gt;&lt;/related-urls&gt;&lt;/urls&gt;&lt;electronic-resource-num&gt;10.1038/s41583-024-00808-6&lt;/electronic-resource-num&gt;&lt;/record&gt;&lt;/Cite&gt;&lt;/EndNote&gt;</w:instrText>
      </w:r>
      <w:r w:rsidR="0039368A">
        <w:fldChar w:fldCharType="separate"/>
      </w:r>
      <w:r w:rsidR="00C34668">
        <w:rPr>
          <w:noProof/>
        </w:rPr>
        <w:t>[26]</w:t>
      </w:r>
      <w:r w:rsidR="0039368A">
        <w:fldChar w:fldCharType="end"/>
      </w:r>
      <w:r>
        <w:t xml:space="preserve"> comprehensively reviewed the molecular determinants of microglial developmental colonization, identifying three major invasion routes: the pial surface, the ventricular zone, and </w:t>
      </w:r>
      <w:r>
        <w:lastRenderedPageBreak/>
        <w:t xml:space="preserve">the vasculature. Critically, colonization proceeds in a rostral-to-caudal wave, with forebrain regions colonized earlier than midbrain and hindbrain structures. </w:t>
      </w:r>
      <w:proofErr w:type="spellStart"/>
      <w:r>
        <w:t>Menassa</w:t>
      </w:r>
      <w:proofErr w:type="spellEnd"/>
      <w:r>
        <w:t xml:space="preserve"> et al. </w:t>
      </w:r>
      <w:r w:rsidR="00144116">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r>
      <w:r w:rsidR="00C34668">
        <w:instrText xml:space="preserve"> ADDIN EN.CITE </w:instrText>
      </w:r>
      <w:r w:rsidR="00C34668">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r>
      <w:r w:rsidR="00C34668">
        <w:instrText xml:space="preserve"> ADDIN EN.CITE.DATA </w:instrText>
      </w:r>
      <w:r w:rsidR="00C34668">
        <w:fldChar w:fldCharType="end"/>
      </w:r>
      <w:r w:rsidR="00144116">
        <w:fldChar w:fldCharType="separate"/>
      </w:r>
      <w:r w:rsidR="00C34668">
        <w:rPr>
          <w:noProof/>
        </w:rPr>
        <w:t>[27]</w:t>
      </w:r>
      <w:r w:rsidR="00144116">
        <w:fldChar w:fldCharType="end"/>
      </w:r>
      <w:r>
        <w:t xml:space="preserve"> confirmed this spatiotemporal gradient in human fetal brain, showing that microglial density peaks in the cortical subplate at mid-gestation before declining as cells redistribute. Barry-Carroll et al. </w:t>
      </w:r>
      <w:r w:rsidR="00144116">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r>
      <w:r w:rsidR="00C34668">
        <w:instrText xml:space="preserve"> ADDIN EN.CITE </w:instrText>
      </w:r>
      <w:r w:rsidR="00C34668">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r>
      <w:r w:rsidR="00C34668">
        <w:instrText xml:space="preserve"> ADDIN EN.CITE.DATA </w:instrText>
      </w:r>
      <w:r w:rsidR="00C34668">
        <w:fldChar w:fldCharType="end"/>
      </w:r>
      <w:r w:rsidR="00144116">
        <w:fldChar w:fldCharType="separate"/>
      </w:r>
      <w:r w:rsidR="00C34668">
        <w:rPr>
          <w:noProof/>
        </w:rPr>
        <w:t>[28]</w:t>
      </w:r>
      <w:r w:rsidR="00144116">
        <w:fldChar w:fldCharType="end"/>
      </w:r>
      <w:r>
        <w:t xml:space="preserve"> further demonstrated that microglial colonization occurs through clonal expansion of highly proliferative precursors, with spatial constraints limiting clone mixing between regions. Our CKI Strong signals systematically trace this rostral-to-caudal colonization gradient: 7 of 10 Strong microglia signals involve cortex (A5-A7, A14, A23, A29-A30) paired with midbrain/pontine structures (IC, </w:t>
      </w:r>
      <w:proofErr w:type="spellStart"/>
      <w:r>
        <w:t>DTg</w:t>
      </w:r>
      <w:proofErr w:type="spellEnd"/>
      <w:r>
        <w:t xml:space="preserve">, </w:t>
      </w:r>
      <w:proofErr w:type="spellStart"/>
      <w:r>
        <w:t>PnAN</w:t>
      </w:r>
      <w:proofErr w:type="spellEnd"/>
      <w:r>
        <w:t xml:space="preserve">, </w:t>
      </w:r>
      <w:proofErr w:type="spellStart"/>
      <w:r>
        <w:t>PnEN</w:t>
      </w:r>
      <w:proofErr w:type="spellEnd"/>
      <w:r>
        <w:t xml:space="preserve">, </w:t>
      </w:r>
      <w:proofErr w:type="spellStart"/>
      <w:r>
        <w:t>MoRF-MoEN</w:t>
      </w:r>
      <w:proofErr w:type="spellEnd"/>
      <w:r>
        <w:t xml:space="preserve">). The inferior colliculus (IC), a midbrain auditory relay, appears in 4 of 10 Strong pairs and we propose that IC represents a contact zone where forebrain-derived and hindbrain-derived microglial colonization waves meet. </w:t>
      </w:r>
      <w:proofErr w:type="spellStart"/>
      <w:r>
        <w:t>DTg</w:t>
      </w:r>
      <w:proofErr w:type="spellEnd"/>
      <w:r>
        <w:t xml:space="preserve"> (dorsal tegmental nucleus) vs. SN (substantia nigra), the single strongest signal (residual = 0.132), lies entirely within the mesencephalon—a region that receives microglial progenitors from both the pial surface and ventricular routes, potentially creating mixed-origin populations with shared transcriptional programs. This hypothesis—that CKI detects colonization wave boundaries from adult transcriptomic data—provides a testable framework for future developmental transcriptomic studies and suggests that adult microglial regional heterogeneity retains a persistent developmental signature from embryonic colonization history.</w:t>
      </w:r>
    </w:p>
    <w:p w14:paraId="05A4BA28" w14:textId="77777777" w:rsidR="005A7441" w:rsidRDefault="00000000">
      <w:pPr>
        <w:pStyle w:val="Heading3"/>
        <w:spacing w:before="240" w:after="120"/>
      </w:pPr>
      <w:r>
        <w:rPr>
          <w:rFonts w:ascii="Arial" w:hAnsi="Arial"/>
          <w:color w:val="000000"/>
          <w:sz w:val="24"/>
        </w:rPr>
        <w:t>Vascular cells: blood-brain barrier regional identity</w:t>
      </w:r>
    </w:p>
    <w:p w14:paraId="1B865458" w14:textId="7136C833" w:rsidR="005A7441" w:rsidRDefault="00000000">
      <w:pPr>
        <w:spacing w:after="60"/>
      </w:pPr>
      <w:r>
        <w:t xml:space="preserve">Vascular cells contributed 3 Strong signals, all involving ITG (inferior temporal gyrus, cortical) paired with brainstem structures (PB, </w:t>
      </w:r>
      <w:proofErr w:type="spellStart"/>
      <w:r>
        <w:t>PnRF</w:t>
      </w:r>
      <w:proofErr w:type="spellEnd"/>
      <w:r>
        <w:t xml:space="preserve">, SN). Adult brain endothelial cells have a proliferation rate of ~0.4% and form a physically continuous network, making active migration an unlikely explanation. </w:t>
      </w:r>
      <w:proofErr w:type="spellStart"/>
      <w:r>
        <w:t>Schaffenrath</w:t>
      </w:r>
      <w:proofErr w:type="spellEnd"/>
      <w:r>
        <w:t xml:space="preserve"> et al. </w:t>
      </w:r>
      <w:r w:rsidR="00144116">
        <w:fldChar w:fldCharType="begin"/>
      </w:r>
      <w:r w:rsidR="00C34668">
        <w:instrText xml:space="preserve"> ADDIN EN.CITE &lt;EndNote&gt;&lt;Cite&gt;&lt;Author&gt;Schaffenrath&lt;/Author&gt;&lt;Year&gt;2024&lt;/Year&gt;&lt;RecNum&gt;121&lt;/RecNum&gt;&lt;DisplayText&gt;[29]&lt;/DisplayText&gt;&lt;record&gt;&lt;rec-number&gt;121&lt;/rec-number&gt;&lt;foreign-keys&gt;&lt;key app="EN" db-id="r5zatf9e3xse5ce9vdmpwvaeerwrttx055ps" timestamp="1784260729"&gt;121&lt;/key&gt;&lt;/foreign-keys&gt;&lt;ref-type name="Journal Article"&gt;17&lt;/ref-type&gt;&lt;contributors&gt;&lt;authors&gt;&lt;author&gt;Schaffenrath, J.&lt;/author&gt;&lt;author&gt;Huang, S. F.&lt;/author&gt;&lt;author&gt;Wyss, T.&lt;/author&gt;&lt;author&gt;Delorenzi, M.&lt;/author&gt;&lt;author&gt;Keller, A.&lt;/author&gt;&lt;/authors&gt;&lt;/contributors&gt;&lt;titles&gt;&lt;title&gt;Characteristics of blood-brain barrier heterogeneity between brain regions&lt;/title&gt;&lt;secondary-title&gt;Nat. Neurosci.&lt;/secondary-title&gt;&lt;/titles&gt;&lt;periodical&gt;&lt;full-title&gt;Nat. Neurosci.&lt;/full-title&gt;&lt;/periodical&gt;&lt;pages&gt;1851-1865&lt;/pages&gt;&lt;volume&gt;27&lt;/volume&gt;&lt;dates&gt;&lt;year&gt;2024&lt;/year&gt;&lt;/dates&gt;&lt;urls&gt;&lt;related-urls&gt;&lt;url&gt;https://doi.org/10.1038/s41593-024-01734-5&lt;/url&gt;&lt;/related-urls&gt;&lt;/urls&gt;&lt;electronic-resource-num&gt;10.1038/s41593-024-01734-5&lt;/electronic-resource-num&gt;&lt;/record&gt;&lt;/Cite&gt;&lt;/EndNote&gt;</w:instrText>
      </w:r>
      <w:r w:rsidR="00144116">
        <w:fldChar w:fldCharType="separate"/>
      </w:r>
      <w:r w:rsidR="00C34668">
        <w:rPr>
          <w:noProof/>
        </w:rPr>
        <w:t>[29]</w:t>
      </w:r>
      <w:r w:rsidR="00144116">
        <w:fldChar w:fldCharType="end"/>
      </w:r>
      <w:r>
        <w:t xml:space="preserve"> systematically characterized blood-brain barrier (BBB) heterogeneity across brain regions, identifying hundreds of region-specific molecular differences in endothelial cells, pericytes, and vascular smooth muscle cells. These differences are established during development through region-specific transcription factors (Foxf2, Foxq1, Barhl2) that sculpt the BBB in response to local neuronal and glial signals. Our Strong signals likely reflect this developmentally fixed BBB regional identity: cortical (ITG) and brainstem vasculature have systematically different transporter repertoires, tight junction compositions, and metabolic enzyme profiles. The low inter-regional ω values (1.75–1.80) indicate that the core vascular transcriptional program is highly conserved, with selective remodeling detectable only as modest deviations from the global vascular ω baseline.</w:t>
      </w:r>
    </w:p>
    <w:p w14:paraId="0B5E7635" w14:textId="77777777" w:rsidR="005A7441" w:rsidRDefault="00000000">
      <w:pPr>
        <w:pStyle w:val="Heading3"/>
        <w:spacing w:before="240" w:after="120"/>
      </w:pPr>
      <w:r>
        <w:rPr>
          <w:rFonts w:ascii="Arial" w:hAnsi="Arial"/>
          <w:color w:val="000000"/>
          <w:sz w:val="24"/>
        </w:rPr>
        <w:t>Fibroblast: the sole postnatal migration signal</w:t>
      </w:r>
    </w:p>
    <w:p w14:paraId="41E9989C" w14:textId="5B3DB4FA" w:rsidR="005A7441" w:rsidRDefault="00000000">
      <w:pPr>
        <w:spacing w:after="60"/>
      </w:pPr>
      <w:r>
        <w:t>Perivascular fibroblasts contributed 1 Strong signal (A40 vs. SN, residual = 0.299)—the only Strong candidate among all 30 that can be parsimoniously attributed to postnatal cell migration. Jones et al. demonstrated that brain perivascular fibroblasts originate from the meninges and migrate along penetrating vessels into the brain parenchyma during postnatal development</w:t>
      </w:r>
      <w:r w:rsidR="008A1A74">
        <w:t xml:space="preserve"> </w: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 </w:instrTex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EN.CITE.DATA </w:instrText>
      </w:r>
      <w:r w:rsidR="008A1A74">
        <w:fldChar w:fldCharType="end"/>
      </w:r>
      <w:r w:rsidR="008A1A74">
        <w:fldChar w:fldCharType="separate"/>
      </w:r>
      <w:r w:rsidR="008A1A74">
        <w:rPr>
          <w:noProof/>
        </w:rPr>
        <w:t>[30]</w:t>
      </w:r>
      <w:r w:rsidR="008A1A74">
        <w:fldChar w:fldCharType="end"/>
      </w:r>
      <w:r>
        <w:t xml:space="preserve">. This migration is active, coordinated with perivascular macrophage colonization, and establishes a population of fibroblasts in the Virchow-Robin spaces that persists in adulthood. The A40 (prefrontal cortex) vs. SN (substantia nigra) signal likely reflects fibroblasts that entered these anatomically distant regions along different branches of the cerebral vasculature from a shared meningeal origin. The brain-wide fibroblast population is small (8,156 nuclei across 83 regions), </w:t>
      </w:r>
      <w:r>
        <w:lastRenderedPageBreak/>
        <w:t>and the detection of a single Strong signal from this sparse population demonstrates the multiplicative residual model's sensitivity to genuine migration events with limited statistical power.</w:t>
      </w:r>
    </w:p>
    <w:p w14:paraId="39906BD8" w14:textId="77777777" w:rsidR="005A7441" w:rsidRDefault="00000000">
      <w:pPr>
        <w:pStyle w:val="Heading1"/>
        <w:spacing w:before="240" w:after="120"/>
      </w:pPr>
      <w:r>
        <w:rPr>
          <w:rFonts w:ascii="Arial" w:hAnsi="Arial"/>
          <w:color w:val="000000"/>
          <w:sz w:val="32"/>
        </w:rPr>
        <w:t>Discussion</w:t>
      </w:r>
    </w:p>
    <w:p w14:paraId="748608C5" w14:textId="59D83172" w:rsidR="005A7441" w:rsidRDefault="00000000">
      <w:pPr>
        <w:spacing w:after="60"/>
      </w:pPr>
      <w:r>
        <w:t>CKI introduces a conceptual shift in transcriptomic comparison: from measuring absolute distance to quantifying baseline-normalized functional divergence. The key insight is that a low-variance reference gene set provides an internal baseline, inspired by—but not mechanistically equivalent to—the use of synonymous substitutions in Ka/Ks analysis. This decomposition lets us ask not just 'how different are these two populations?' but 'how much of that difference exceeds baseline expectations?' We use evolutionary terminology ('selection', 'constraint', 'neutral') throughout as convenient metaphors for transcriptomic divergence patterns; they are not intended to imply Darwinian selection on gene expression levels.</w:t>
      </w:r>
      <w:del w:id="26" w:author="Microsoft Office User" w:date="2026-07-24T15:24:00Z">
        <w:r w:rsidDel="00412882">
          <w:delText>representsadaptation</w:delText>
        </w:r>
      </w:del>
      <w:ins w:id="27" w:author="WorkBuddy" w:date="2026-07-22T00:00:00Z">
        <w:del w:id="28" w:author="Microsoft Office User" w:date="2026-07-24T15:24:00Z">
          <w:r w:rsidDel="00412882">
            <w:delText xml:space="preserve"> </w:delText>
          </w:r>
        </w:del>
      </w:ins>
      <w:del w:id="29" w:author="Microsoft Office User" w:date="2026-07-24T15:24:00Z">
        <w:r w:rsidDel="00412882">
          <w:delText xml:space="preserve"> background variation</w:delText>
        </w:r>
      </w:del>
    </w:p>
    <w:p w14:paraId="550B5C76" w14:textId="14399B5A" w:rsidR="005A7441" w:rsidRDefault="00CD716A">
      <w:pPr>
        <w:spacing w:after="60"/>
      </w:pPr>
      <w:r>
        <w:t xml:space="preserve">CKI is explicitly designed as a perturbation index, not a </w:t>
      </w:r>
      <w:proofErr w:type="spellStart"/>
      <w:r>
        <w:t>classifierCKI</w:t>
      </w:r>
      <w:proofErr w:type="spellEnd"/>
      <w:r>
        <w:t xml:space="preserve"> answers a complementary question: regardless of cell-type labels, how much functional divergence separates two populations beyond baseline variation? The consistent negative correlation with all four standard distance metrics (Spearman r = -0.57 to -0.38) confirms that CKI captures information that existing approaches miss. Conceptually, CKI's k_n component relates to the transcriptional drift framework [37], which quantifies age- and disease-related stochastic expression changes. However, while transcriptional drift measures temporal accumulation of noise within a single population, CKI measures cross-sectional divergence between populations relative to a shared baseline—complementary perspectives on the same underlying phenomenon. While cell-type classification from transcriptomes is a mature field,</w:t>
      </w:r>
    </w:p>
    <w:p w14:paraId="2FE6EE1D" w14:textId="4BE4061D" w:rsidR="005A7441" w:rsidRDefault="00000000">
      <w:pPr>
        <w:spacing w:after="60"/>
      </w:pPr>
      <w:r>
        <w:t>We emphasize that CKI is a heuristic, baseline-normalized functional divergence index, not a formal evolutionary selection model. The Ka/Ks ratio derives its theoretical power from a shared mutation rate (μ) that cancels in the ratio (Ka/Ks = f(</w:t>
      </w:r>
      <w:proofErr w:type="spellStart"/>
      <w:r>
        <w:t>N_e</w:t>
      </w:r>
      <w:proofErr w:type="spellEnd"/>
      <w:r>
        <w:t>, s)), leaving a pure signal of selection; CKI lacks an analogous cancellation mechanism. k_n and k_f are computed on different gene sets (HK vs. identity genes) with different baseline divergence properties. Consequently, ω = 1 in CKI carries no population-genetic interpretation of neutrality: unlike Ka/Ks where ω = 1 maps precisely to neutral evolution (s = 0), CKI's ω = 1 simply indicates k_f ≈ k_n for the chosen gene sets. Our calibration result (mean ω = 1.54 from same-population splits) empirically confirms that the operational baseline is offset from the theoretical ideal. Moreover, in Ka/Ks, synonymous sites are mechanistically neutral by virtue of the genetic code; in CKI, HK genes are neutral only in the operational sense of showing empirically lower cross-population expression variance. These HK genes may themselves be subject to stabilizing selection on expression levels—their low variance could reflect strong functional constraint rather than true neutrality. We addressed this concern empirically: a sensitivity scan over HK gene set sizes (250–1,000 genes) showed ω CV &lt; 13% for 99.2% of pairs, demonstrating that CKI's conclusions are robust to the operational definition of the baseline gene set. A formal theoretical treatment linking CKI to population-genetic models of expression evolution [38,40] remains an important direction for future work. In particular, deriving the null distribution of omega under explicit models of expression noise and stabilizing selection would provide a rigorous statistical foundation for the heuristic thresholds currently employed. We further note a key distinction in time scales: CKI measures cross-</w:t>
      </w:r>
      <w:r>
        <w:lastRenderedPageBreak/>
        <w:t>sectional divergence between coexisting populations (ontogenetic time scale), whereas Ka/Ks measures substitution rates accumulated over evolutionary time. The biological interpretation of omega thus pertains to cell-state differentiation and tissue-level transcriptional constraint rather than evolutionary selection on gene sequences per se. Connecting CKI to broader theories of transcriptional evolution—including expression noise buffering, stabilizing selection on gene expression levels, and the transcriptional drift framework [37]—would bridge the gap between the heuristic metric and formal evolutionary biology. Despite these theoretical limitations, the Ka/Ks analogy has proven productive in guiding the discovery of biologically meaningful patterns (e.g., cancer transcriptional convergence, brain developmental signatures) that would not have been apparent from standard distance metrics alone.</w:t>
      </w:r>
    </w:p>
    <w:p w14:paraId="4949A0CE" w14:textId="5491CB01" w:rsidR="005A7441" w:rsidRDefault="00000000">
      <w:pPr>
        <w:spacing w:after="60"/>
      </w:pPr>
      <w:r>
        <w:t xml:space="preserve">CKI complements rather than replaces existing methods. SAMap [32] and SATURN [3] excel at cross-species alignment; CACIMAR [33] provides conservation scoring. CellTypist [35] provides automated cell-type annotation at scale, </w:t>
      </w:r>
      <w:proofErr w:type="spellStart"/>
      <w:r>
        <w:t>scArches</w:t>
      </w:r>
      <w:proofErr w:type="spellEnd"/>
      <w:r>
        <w:t xml:space="preserve"> [36] enables deep-learning-based transfer mapping across atlases, and transcriptional drift analysis [37] quantifies age-related expression changes—each addressing different questions than CKI’s selective remodeling framework. Notably, transcriptional drift analysis [37] quantifies temporal expression changes within populations, while CKI measures cross-sectional divergence between populations—the two frameworks provide complementary views of transcriptomic variation. Quantitative benchmarking against task-specific methods (e.g., CellTypist for annotation, scVI for latent representation, kBET for batch detection) was beyond our scope but represents an important direction for understanding CKI's practical utility relative to established tools. More broadly, CKI provides a principled null model for any transcriptomic comparison: before concluding that two populations are meaningfully different, ask whether the difference exceeds neutral expectation.</w:t>
      </w:r>
    </w:p>
    <w:p w14:paraId="28AAE99C" w14:textId="77777777" w:rsidR="005A7441" w:rsidRDefault="00000000">
      <w:pPr>
        <w:spacing w:after="60"/>
      </w:pPr>
      <w:r>
        <w:t>The TCGA finding that tumors are more homogeneous than normal tissues (median NN/TT &gt; 1.0) has implications for cancer biology. If genetically diverse tumors converge on shared transcriptional states, that convergence may point to common vulnerabilities that transcend individual mutations. However, we note that these bulk RNA-seq findings could partially reflect convergent tumor microenvironment remodeling (e.g., similar immune infiltration or stromal activation across tumors) rather than purely malignant cell-intrinsic convergence. Single-cell cancer atlas studies with cell-type deconvolution would be needed to distinguish these contributions definitively. The PAM50 analysis reinforces this: aggressive subtypes show the strongest convergence, consistent with proliferation programs overriding tissue-specific expression.</w:t>
      </w:r>
    </w:p>
    <w:p w14:paraId="3FD0D94B" w14:textId="1598AC4F" w:rsidR="005A7441" w:rsidRDefault="00000000">
      <w:pPr>
        <w:spacing w:after="60"/>
      </w:pPr>
      <w: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Critically, the multiplicative residual model detected 30 Strong candidate signals and systematic cross-validation against the developmental neuroscience literature revealed that these signals predominantly reflect three distinct biological processes rather than active cell migration: (</w:t>
      </w:r>
      <w:proofErr w:type="spellStart"/>
      <w:r>
        <w:t>i</w:t>
      </w:r>
      <w:proofErr w:type="spellEnd"/>
      <w:r>
        <w:t xml:space="preserve">) developmental origin heterogeneity—oligodendrocyte dorsal/ventral origin differences </w:t>
      </w:r>
      <w:r w:rsidR="00B14220">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 </w:instrText>
      </w:r>
      <w:r w:rsidR="00C34668">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EN.CITE.DATA </w:instrText>
      </w:r>
      <w:r w:rsidR="00C34668">
        <w:fldChar w:fldCharType="end"/>
      </w:r>
      <w:r w:rsidR="00B14220">
        <w:fldChar w:fldCharType="separate"/>
      </w:r>
      <w:r w:rsidR="00C34668">
        <w:rPr>
          <w:noProof/>
        </w:rPr>
        <w:t>[22]</w:t>
      </w:r>
      <w:r w:rsidR="00B14220">
        <w:fldChar w:fldCharType="end"/>
      </w:r>
      <w:r>
        <w:t xml:space="preserve"> explain all 10 oligodendrocyte Strong signals as cortex vs. thalamus/brainstem boundaries; (ii) embryonic colonization route discontinuities—microglial rostral-to-caudal colonization waves </w:t>
      </w:r>
      <w:r w:rsidR="00B14220">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r>
      <w:r w:rsidR="00C34668">
        <w:instrText xml:space="preserve"> ADDIN EN.CITE </w:instrText>
      </w:r>
      <w:r w:rsidR="00C34668">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r>
      <w:r w:rsidR="00C34668">
        <w:instrText xml:space="preserve"> ADDIN EN.CITE.DATA </w:instrText>
      </w:r>
      <w:r w:rsidR="00C34668">
        <w:fldChar w:fldCharType="end"/>
      </w:r>
      <w:r w:rsidR="00B14220">
        <w:fldChar w:fldCharType="separate"/>
      </w:r>
      <w:r w:rsidR="00C34668">
        <w:rPr>
          <w:noProof/>
        </w:rPr>
        <w:t>[26-28]</w:t>
      </w:r>
      <w:r w:rsidR="00B14220">
        <w:fldChar w:fldCharType="end"/>
      </w:r>
      <w:r>
        <w:t xml:space="preserve"> create transcriptomic boundaries at the forebrain-midbrain interface, </w:t>
      </w:r>
      <w:r>
        <w:lastRenderedPageBreak/>
        <w:t xml:space="preserve">with the inferior colliculus identified as a candidate contact zone; and (iii) compartmentalized developmental astrogenesis and vascular specification </w:t>
      </w:r>
      <w:r w:rsidR="00B14220">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r>
      <w:r w:rsidR="00C34668">
        <w:instrText xml:space="preserve"> ADDIN EN.CITE </w:instrText>
      </w:r>
      <w:r w:rsidR="00C34668">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r>
      <w:r w:rsidR="00C34668">
        <w:instrText xml:space="preserve"> ADDIN EN.CITE.DATA </w:instrText>
      </w:r>
      <w:r w:rsidR="00C34668">
        <w:fldChar w:fldCharType="end"/>
      </w:r>
      <w:r w:rsidR="00B14220">
        <w:fldChar w:fldCharType="separate"/>
      </w:r>
      <w:r w:rsidR="00C34668">
        <w:rPr>
          <w:noProof/>
        </w:rPr>
        <w:t>[24,29]</w:t>
      </w:r>
      <w:r w:rsidR="00B14220">
        <w:fldChar w:fldCharType="end"/>
      </w:r>
      <w:r>
        <w:t xml:space="preserve">. Importantly, OPCs—the most actively migrating cells in the adult CNS </w:t>
      </w:r>
      <w:r w:rsidR="00B14220">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 </w:instrText>
      </w:r>
      <w:r w:rsidR="00C34668">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EN.CITE.DATA </w:instrText>
      </w:r>
      <w:r w:rsidR="00C34668">
        <w:fldChar w:fldCharType="end"/>
      </w:r>
      <w:r w:rsidR="00B14220">
        <w:fldChar w:fldCharType="separate"/>
      </w:r>
      <w:r w:rsidR="00C34668">
        <w:rPr>
          <w:noProof/>
        </w:rPr>
        <w:t>[20,21]</w:t>
      </w:r>
      <w:r w:rsidR="00B14220">
        <w:fldChar w:fldCharType="end"/>
      </w:r>
      <w:r>
        <w:t xml:space="preserve">—yielded 0 Strong signals among 5,671 comparisons, providing a powerful orthogonal validation that the residual model specifically detects fixed developmental signatures rather than ongoing cell motility. The sole exception is the perivascular fibroblast A40-SN signal, which is consistent with known postnatal meningeal-to-parenchymal fibroblast migration </w:t>
      </w:r>
      <w:r w:rsidR="00B14220">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 </w:instrTex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EN.CITE.DATA </w:instrText>
      </w:r>
      <w:r w:rsidR="008A1A74">
        <w:fldChar w:fldCharType="end"/>
      </w:r>
      <w:r w:rsidR="00B14220">
        <w:fldChar w:fldCharType="separate"/>
      </w:r>
      <w:r w:rsidR="008A1A74">
        <w:rPr>
          <w:noProof/>
        </w:rPr>
        <w:t>[30]</w:t>
      </w:r>
      <w:r w:rsidR="00B14220">
        <w:fldChar w:fldCharType="end"/>
      </w:r>
      <w:r>
        <w:t>. Together, these results demonstrate that CKI detects persistent transcriptional signatures of developmental history—origin, colonization route, and specification—embedded in adult transcriptomic data, rather than inferring active migration per se. This reframing opens new applications for adult single-cell atlases as archives of developmental information.</w:t>
      </w:r>
    </w:p>
    <w:p w14:paraId="4A2CE0FF" w14:textId="17A27DA6" w:rsidR="005A7441" w:rsidRDefault="00000000">
      <w:pPr>
        <w:spacing w:after="60"/>
      </w:pPr>
      <w:r>
        <w:t xml:space="preserve">Limitations should be noted. First, CKI currently operates at the pseudobulk level; single-cell extensions would need to address sparsity and dropout. Pseudobulk averaging discards within-population heterogeneity—a core advantage of single-cell genomics. The extent of information loss has not been formally quantified, though our calibration experiments (where </w:t>
      </w:r>
      <w:proofErr w:type="spellStart"/>
      <w:r>
        <w:t>pseudobulk</w:t>
      </w:r>
      <w:proofErr w:type="spellEnd"/>
      <w:r>
        <w:t xml:space="preserve"> ω correctly identifies equivalent populations) suggest that the aggregate signal is preserved for population-level comparisons. Second, the choice of the baseline gene set influences results. CKI uses data-driven auto-detection (combined detection-rate and CV filtering) as the universal default, with optional HRT Atlas enhancement for human and mouse. Sensitivity analysis showed that CKI results are robust to alternative definitions (using the lowest 10% variable genes as a neutral set yielded omega correlations r &gt; 0.95). The CV &lt; 13% stability threshold was chosen empirically; it is not derived from a formal model and should be interpreted as a practical guideline rather than a theoretical bound. However, HK genes, defined operationally by low expression variance, may still be subject to stabilizing selection on expression levels—their low variance could reflect strong functional constraint rather than true neutrality. In cancer, metabolic reprogramming (e.g., Warburg effect upregulation of glycolytic HK genes such as GAPDH) violates the stationarity assumption, and CKI results in tumor contexts should be interpreted with appropriate caution. The 'neutral' label is a practical approximation, not a mechanistic claim of evolutionary neutrality. Third, TCGA analysis used bulk RNA-seq data, which reflects tissue-level averages that include signals from multiple cell types, tumor purity variations, and stromal infiltration. Observed transcriptional convergence (NN/TT &gt; 1 in all five cancers) may partially reflect convergent tumor microenvironment remodeling alongside malignant cell-intrinsic changes. Single-cell cancer atlases would enable more precise characterization. Computational deconvolution of bulk TCGA profiles using cell-type signatures could also help disentangle malignant-cell-intrinsic signals from microenvironment composition effects. Fourth, the brain regional analysis used only adult post-mortem tissue from a single species. Our 'developmental origin' interpretation of Strong signals is inferred from cross-validation with literature rather than direct developmental validation; lineage-tracing data or fetal brain atlases would strengthen this interpretation. The multiplicative residual model thresholds (Strong &lt; 0.3, Moderate &lt; 0.5, Weak &lt; 0.75) were calibrated empirically on the observed data distribution rather than a formal null model; permutation-based null distributions generated by shuffling region labels (100 independent permutations) produced qualitatively consistent thresholds (Strong &lt; 0.29, Moderate &lt; 0.51, Weak &lt; 0.76), confirming that the data-driven calibration is not circular. A formal null model based on parametric bootstrap or label </w:t>
      </w:r>
      <w:r>
        <w:lastRenderedPageBreak/>
        <w:t xml:space="preserve">permutation would further strengthen the statistical foundation of the residual-based thresholding. Fifth, the 30 Strong migration/developmental-origin candidate signals identified in the brain analysis have not been independently validated through orthogonal experimental approaches (e.g., lineage tracing, spatial transcriptomics, or functional perturbation). While our systematic cross-validation against developmental neurobiology literature provides support, these signals should be considered computational predictions requiring experimental confirmation. Sixth, the bootstrap permutation test (B = 500 for calibration; B = 1,000 for primary analyses) may be underpowered for detecting subtle effects after multiple-testing correction. The minimum achievable P-value with B = 1,000 is ~0.001; after Benjamini-Hochberg correction across 5,151 or 31,764 comparisons, resolution may be insufficient for marginal signals. Future studies should consider B ≥ 5,000 for large-scale comparisons. Seventh, several analyses are limited by small sample sizes. Calibration experiments yielded a mean omega of 1.54 (rather than the theoretical 1.0), likely reflecting residual biological variation in the HK gene set and conservative bias in k_n estimation. This systematic offset does not affect relative comparisons but complicates the interpretation of ω = 1 as a strict 'neutral' threshold. An equivalence testing framework (e.g., TOST) with larger calibration samples is recommended for future validation. Similarly, cross-organ cell-type comparisons (Results: Cross-organ cell-type conservation) were limited by small sample sizes: several cell types appeared in only 2–3 organs, yielding as few as n = 1 inter-organ comparison (e.g., B cells), precluding robust statistical inference. These cross-organ results should be considered hypothesis-generating, pending validation in larger multi-organ atlases. Eighth, the hybrid scheme used in the Tabula Sapiens and brain analyses computes k_f from per-pair differentially expressed genes, which introduces gene-set asymmetry between k_n (fixed) and k_f (pair-optimized). This choice maximizes sensitivity but may systematically inflate cross-pair ω differences. our fixed-HVG sensitivity analysis on Tabula Sapiens (r = 0.72 between hybrid per-pair DE and fixed-HVG schemes) suggests that rank-order patterns are broadly preserved. However, per-pair DE selection systematically enriches for the most divergent genes between the two populations being compared, which inflates k_f estimates relative to a fixed gene set. Absolute ω comparisons across pairs computed with different DE gene sets should therefore be interpreted with caution; within-group comparisons using the same DE gene set are not affected by this bias. Using a fixed functional gene set (e.g., the union of HVGs across all comparisons) would eliminate this asymmetry at the cost of reduced sensitivity. Ninth, computational scalability has not been formally benchmarked. The brain analysis involves 31,764 pairwise comparisons; full bootstrap testing (B = 1,000) requires approximately 32 million ω calculations. While feasible on modern hardware (~8 hours on a 32-core workstation), scaling to million-cell atlases with hundreds of cell types would require algorithmic optimization or GPU acceleration. Tenth, the OPC negative control—with 0 Strong signals among 5,671 comparisons despite OPCs being the most actively migrating CNS cells—provides important validation of the multiplicative residual model. However, we acknowledge a potential circularity: OPCs were chosen as a negative control because their migration is well-characterized, yet the absence of Strong signals may simply reflect that the multiplicative model’s cell-type-specific baseline (mu_ct) absorbs the very heterogeneity that distinguishes migrating from non-migrating OPC subpopulations. The high global omega (7.65) suggests that OPC transcriptomes are constitutively heterogeneous across regions, which inflates the expected omega and raises the effective detection threshold—potentially masking genuine </w:t>
      </w:r>
      <w:r>
        <w:lastRenderedPageBreak/>
        <w:t>migration-associated signals. However, OPCs' high global ω (7.65) raises the effective detection threshold, potentially reducing sensitivity to genuine migration signals in cell types with high intrinsic heterogeneity. Complementary approaches (e.g., single-cell trajectory analysis, RNA velocity) would strengthen migration inference. Eleventh, we have not systematically analyzed cases of negative selection (omega &lt; 1). The calibration offset (mean omega = 1.54) implies a systematic upward bias that may obscure genuine cases of transcriptomic constraint. Instances of omega &lt; 1—which were rarely observed in our datasets—may reflect stabilizing selection on expression programs (e.g., essential cell-type identity genes under strong purifying constraint) and warrant dedicated investigation. Additionally, the omega distribution is consistently right-skewed across all datasets, which may affect the validity of statistical procedures that assume normality. Future work should explore non-parametric alternatives and variance-stabilizing transformations for omega-based inference.</w:t>
      </w:r>
    </w:p>
    <w:p w14:paraId="36C06CCE" w14:textId="6760F55B" w:rsidR="005A7441" w:rsidRDefault="00000000">
      <w:pPr>
        <w:spacing w:after="60"/>
      </w:pPr>
      <w:r>
        <w:t>Future directions include developmental biology (quantifying functional differentiation between developmental stages), drug response profiling (measuring selectivity of drug-induced transcriptional changes), aging research (tracking age-related neutral vs. functional transcriptional drift), and evolutionary cell biology (quantifying conservation and divergence of cell-type programs across the tree of life). The CKI Python package (v0.3.2) and all analysis notebooks are available at https://github.com/zhanglknt/CKI-cell-type-identification under the MIT License. A complete environment specification (requirements.txt) is provided in the GitHub repository to ensure reproducibility of all analyses.</w:t>
      </w:r>
    </w:p>
    <w:p w14:paraId="0F1AF055" w14:textId="77777777" w:rsidR="005A7441" w:rsidRDefault="00000000">
      <w:pPr>
        <w:pStyle w:val="Heading1"/>
        <w:spacing w:before="240" w:after="120"/>
      </w:pPr>
      <w:r>
        <w:rPr>
          <w:rFonts w:ascii="Arial" w:hAnsi="Arial"/>
          <w:color w:val="000000"/>
          <w:sz w:val="32"/>
        </w:rPr>
        <w:t>Data availability</w:t>
      </w:r>
    </w:p>
    <w:p w14:paraId="1782AA06" w14:textId="11F2CC39" w:rsidR="005A7441" w:rsidRDefault="00000000">
      <w:pPr>
        <w:spacing w:after="60"/>
      </w:pPr>
      <w:r>
        <w:t>Tabula Muris data: GEO accession GSE109774. Tabula Sapiens data: CZ CELLxGENE Discover (https://cellxgene.cziscience.com/). TCGA data: NCI Genomic Data Commons (https://portal.gdc.cancer.gov/). HRT Atlas (optional human/mouse HK reference): https://www.housekeeping.unicamp.br. Human brain atlas: CZ CELLxGENE Discover (collection ID as referenced in [9]). PAM50 centroids: from Parker et al. [17]. MSigDB Hallmark gene sets: from Liberzon et al. [34]. The CKI source code (v0.3.2, MIT License) is publicly available at https://github.com/zhanglknt/CKI-cell-type-identification (tag v0.3.2). A permanent archival copy has been deposited at Zenodo (DOI: 10.5281/zenodo.15670808). All analysis notebooks and processed data matrices are included in the Supplementary Data.</w:t>
      </w:r>
    </w:p>
    <w:p w14:paraId="0AC1640D" w14:textId="77777777" w:rsidR="005A7441" w:rsidRDefault="00000000">
      <w:pPr>
        <w:pStyle w:val="Heading1"/>
        <w:spacing w:before="240" w:after="120"/>
      </w:pPr>
      <w:r>
        <w:rPr>
          <w:rFonts w:ascii="Arial" w:hAnsi="Arial"/>
          <w:color w:val="000000"/>
          <w:sz w:val="32"/>
        </w:rPr>
        <w:t>Supplementary Data</w:t>
      </w:r>
    </w:p>
    <w:p w14:paraId="3827FF38" w14:textId="77777777" w:rsidR="005A7441" w:rsidRDefault="00000000">
      <w:pPr>
        <w:spacing w:after="60"/>
      </w:pPr>
      <w:r>
        <w:t>Supplementary Data are available at NAR Online.</w:t>
      </w:r>
    </w:p>
    <w:p w14:paraId="7176DF88" w14:textId="77777777" w:rsidR="005A7441" w:rsidRDefault="00000000">
      <w:pPr>
        <w:pStyle w:val="Heading1"/>
        <w:spacing w:before="240" w:after="120"/>
      </w:pPr>
      <w:r>
        <w:rPr>
          <w:rFonts w:ascii="Arial" w:hAnsi="Arial"/>
          <w:color w:val="000000"/>
          <w:sz w:val="32"/>
        </w:rPr>
        <w:t>Acknowledgements</w:t>
      </w:r>
    </w:p>
    <w:p w14:paraId="786A5C97" w14:textId="77777777" w:rsidR="005A7441" w:rsidRDefault="00000000">
      <w:pPr>
        <w:spacing w:after="60"/>
      </w:pPr>
      <w:r>
        <w:t xml:space="preserve">We thank the Tabula </w:t>
      </w:r>
      <w:proofErr w:type="spellStart"/>
      <w:r>
        <w:t>Muris</w:t>
      </w:r>
      <w:proofErr w:type="spellEnd"/>
      <w:r>
        <w:t xml:space="preserve"> Consortium, Tabula Sapiens Consortium, TCGA Research Network, and the </w:t>
      </w:r>
      <w:proofErr w:type="spellStart"/>
      <w:r>
        <w:t>Siletti</w:t>
      </w:r>
      <w:proofErr w:type="spellEnd"/>
      <w:r>
        <w:t xml:space="preserve"> et al. brain atlas team for making their data publicly available.</w:t>
      </w:r>
    </w:p>
    <w:p w14:paraId="236EF42F" w14:textId="77777777" w:rsidR="005A7441" w:rsidRDefault="00000000">
      <w:pPr>
        <w:pStyle w:val="Heading1"/>
        <w:spacing w:before="240" w:after="120"/>
      </w:pPr>
      <w:r>
        <w:rPr>
          <w:rFonts w:ascii="Arial" w:hAnsi="Arial"/>
          <w:color w:val="000000"/>
          <w:sz w:val="32"/>
        </w:rPr>
        <w:lastRenderedPageBreak/>
        <w:t>Author contributions</w:t>
      </w:r>
    </w:p>
    <w:p w14:paraId="729A7521" w14:textId="77777777" w:rsidR="005A7441" w:rsidRDefault="00000000">
      <w:pPr>
        <w:spacing w:after="60"/>
      </w:pPr>
      <w: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14:paraId="2A8C6CD3" w14:textId="77777777" w:rsidR="005A7441" w:rsidRDefault="00000000">
      <w:pPr>
        <w:pStyle w:val="Heading1"/>
        <w:spacing w:before="240" w:after="120"/>
      </w:pPr>
      <w:r>
        <w:rPr>
          <w:rFonts w:ascii="Arial" w:hAnsi="Arial"/>
          <w:color w:val="000000"/>
          <w:sz w:val="32"/>
        </w:rPr>
        <w:t>Funding</w:t>
      </w:r>
    </w:p>
    <w:p w14:paraId="68379B9D" w14:textId="77777777" w:rsidR="005A7441" w:rsidRDefault="00000000">
      <w:pPr>
        <w:spacing w:after="60"/>
      </w:pPr>
      <w:r>
        <w:t xml:space="preserve">This work was supported by the National Natural Science Foundation of China (NSFC) under grant number 32370682, and the Prevention and Control of Emerging and Major Infectious Diseases — National Science and Technology Major Project (grant number </w:t>
      </w:r>
      <w:r w:rsidRPr="004B2A5E">
        <w:t>2026ZD01910500</w:t>
      </w:r>
      <w:r>
        <w:t>).</w:t>
      </w:r>
    </w:p>
    <w:p w14:paraId="3859C262" w14:textId="77777777" w:rsidR="005A7441" w:rsidRDefault="00000000">
      <w:pPr>
        <w:pStyle w:val="Heading1"/>
        <w:spacing w:before="240" w:after="120"/>
      </w:pPr>
      <w:r>
        <w:rPr>
          <w:rFonts w:ascii="Arial" w:hAnsi="Arial"/>
          <w:color w:val="000000"/>
          <w:sz w:val="32"/>
        </w:rPr>
        <w:t>Conflict of interest</w:t>
      </w:r>
    </w:p>
    <w:p w14:paraId="6682F61A" w14:textId="77777777" w:rsidR="005A7441" w:rsidRDefault="00000000">
      <w:pPr>
        <w:spacing w:after="60"/>
      </w:pPr>
      <w:r>
        <w:t>The authors declare no competing interests.</w:t>
      </w:r>
    </w:p>
    <w:p w14:paraId="49282EBE" w14:textId="77777777" w:rsidR="005A7441" w:rsidRDefault="00000000">
      <w:pPr>
        <w:pStyle w:val="Heading1"/>
        <w:spacing w:before="240" w:after="120"/>
      </w:pPr>
      <w:r>
        <w:rPr>
          <w:rFonts w:ascii="Arial" w:hAnsi="Arial"/>
          <w:color w:val="000000"/>
          <w:sz w:val="32"/>
        </w:rPr>
        <w:t>Figure legends</w:t>
      </w:r>
    </w:p>
    <w:p w14:paraId="25960D0F" w14:textId="5E3F5DCD" w:rsidR="005A7441" w:rsidRDefault="00000000">
      <w:pPr>
        <w:spacing w:after="60"/>
      </w:pPr>
      <w:r>
        <w:t>Figure 1. The CKI framework. (</w:t>
      </w:r>
      <w:r w:rsidR="00363C3E">
        <w:rPr>
          <w:rFonts w:hint="eastAsia"/>
          <w:lang w:eastAsia="zh-CN"/>
        </w:rPr>
        <w:t>A</w:t>
      </w:r>
      <w:r>
        <w:t xml:space="preserve">) Conceptual analogy between Ka/Ks in molecular evolution and CKI in transcriptomics. Ka/Ks uses synonymous substitution rate (Ks) as a neutral baseline; ω = Ka/Ks &gt; 1 indicates positive selection. CKI uses housekeeping gene divergence for </w:t>
      </w:r>
      <w:proofErr w:type="spellStart"/>
      <w:r>
        <w:t>k_n</w:t>
      </w:r>
      <w:proofErr w:type="spellEnd"/>
      <w:r>
        <w:t xml:space="preserve"> and identity gene divergence for </w:t>
      </w:r>
      <w:proofErr w:type="spellStart"/>
      <w:r>
        <w:t>k_f</w:t>
      </w:r>
      <w:proofErr w:type="spellEnd"/>
      <w:r>
        <w:t xml:space="preserve">; ω = </w:t>
      </w:r>
      <w:proofErr w:type="spellStart"/>
      <w:r>
        <w:t>k_f</w:t>
      </w:r>
      <w:proofErr w:type="spellEnd"/>
      <w:r>
        <w:t>/</w:t>
      </w:r>
      <w:proofErr w:type="spellStart"/>
      <w:r>
        <w:t>k_n</w:t>
      </w:r>
      <w:proofErr w:type="spellEnd"/>
      <w:r>
        <w:t xml:space="preserve"> &gt; 1 indicates selective transcriptomic remodeling. (</w:t>
      </w:r>
      <w:r w:rsidR="00363C3E">
        <w:t>B</w:t>
      </w:r>
      <w:r>
        <w:t xml:space="preserve">) Computational pipeline: raw count matrix → </w:t>
      </w:r>
      <w:proofErr w:type="spellStart"/>
      <w:r>
        <w:t>pseudobulk</w:t>
      </w:r>
      <w:proofErr w:type="spellEnd"/>
      <w:r>
        <w:t xml:space="preserve"> → JS divergence on HK genes (</w:t>
      </w:r>
      <w:proofErr w:type="spellStart"/>
      <w:r>
        <w:t>k_n</w:t>
      </w:r>
      <w:proofErr w:type="spellEnd"/>
      <w:r>
        <w:t>) and identity genes (</w:t>
      </w:r>
      <w:proofErr w:type="spellStart"/>
      <w:r>
        <w:t>k_f</w:t>
      </w:r>
      <w:proofErr w:type="spellEnd"/>
      <w:r>
        <w:t xml:space="preserve">) → ω = </w:t>
      </w:r>
      <w:proofErr w:type="spellStart"/>
      <w:r>
        <w:t>k_f</w:t>
      </w:r>
      <w:proofErr w:type="spellEnd"/>
      <w:r>
        <w:t>/</w:t>
      </w:r>
      <w:proofErr w:type="spellStart"/>
      <w:r>
        <w:t>k_n</w:t>
      </w:r>
      <w:proofErr w:type="spellEnd"/>
      <w:r>
        <w:t>. (</w:t>
      </w:r>
      <w:r w:rsidR="00363C3E">
        <w:t>C</w:t>
      </w:r>
      <w:r>
        <w:t xml:space="preserve">) Bootstrap ω distribution (B = 500 permutations) with median indicated by dashed line. </w:t>
      </w:r>
      <w:r w:rsidR="005B0F08" w:rsidRPr="0052569E">
        <w:t xml:space="preserve">Bootstrap ω values were simulated from a Gamma distribution (shape = 2.5, scale = 1.2, n = 1000). </w:t>
      </w:r>
      <w:r>
        <w:t>(</w:t>
      </w:r>
      <w:r w:rsidR="00363C3E">
        <w:t>D</w:t>
      </w:r>
      <w:r>
        <w:t xml:space="preserve">) Scatter plot of </w:t>
      </w:r>
      <w:proofErr w:type="spellStart"/>
      <w:r>
        <w:t>k_n</w:t>
      </w:r>
      <w:proofErr w:type="spellEnd"/>
      <w:r>
        <w:t xml:space="preserve"> vs. </w:t>
      </w:r>
      <w:proofErr w:type="spellStart"/>
      <w:r>
        <w:t>k_f</w:t>
      </w:r>
      <w:proofErr w:type="spellEnd"/>
      <w:r>
        <w:t xml:space="preserve">, showing that functional variation dominates neutral baseline. </w:t>
      </w:r>
      <w:r w:rsidR="005B0F08">
        <w:rPr>
          <w:rFonts w:hint="eastAsia"/>
          <w:lang w:eastAsia="zh-CN"/>
        </w:rPr>
        <w:t>B</w:t>
      </w:r>
      <w:r w:rsidR="005B0F08" w:rsidRPr="005B0F08">
        <w:t xml:space="preserve">oth </w:t>
      </w:r>
      <w:proofErr w:type="spellStart"/>
      <w:r w:rsidR="005B0F08">
        <w:t>k_n</w:t>
      </w:r>
      <w:proofErr w:type="spellEnd"/>
      <w:r w:rsidR="005B0F08">
        <w:t xml:space="preserve"> and </w:t>
      </w:r>
      <w:proofErr w:type="spellStart"/>
      <w:r w:rsidR="005B0F08">
        <w:t>k_f</w:t>
      </w:r>
      <w:proofErr w:type="spellEnd"/>
      <w:r w:rsidR="005B0F08" w:rsidRPr="005B0F08">
        <w:t xml:space="preserve"> </w:t>
      </w:r>
      <w:r w:rsidR="005B0F08">
        <w:t xml:space="preserve">were </w:t>
      </w:r>
      <w:r w:rsidR="005B0F08" w:rsidRPr="005B0F08">
        <w:t>simulated from Gamma distributions (</w:t>
      </w:r>
      <w:proofErr w:type="spellStart"/>
      <w:r w:rsidR="005B0F08" w:rsidRPr="005B0F08">
        <w:t>kn</w:t>
      </w:r>
      <w:proofErr w:type="spellEnd"/>
      <w:r w:rsidR="005B0F08" w:rsidRPr="005B0F08">
        <w:t xml:space="preserve"> ~ Gamma(1.5, 0.5); </w:t>
      </w:r>
      <w:proofErr w:type="spellStart"/>
      <w:r w:rsidR="005B0F08" w:rsidRPr="005B0F08">
        <w:t>kf</w:t>
      </w:r>
      <w:proofErr w:type="spellEnd"/>
      <w:r w:rsidR="005B0F08" w:rsidRPr="005B0F08">
        <w:t xml:space="preserve"> = </w:t>
      </w:r>
      <w:proofErr w:type="spellStart"/>
      <w:r w:rsidR="005B0F08" w:rsidRPr="005B0F08">
        <w:t>kn</w:t>
      </w:r>
      <w:proofErr w:type="spellEnd"/>
      <w:r w:rsidR="005B0F08" w:rsidRPr="005B0F08">
        <w:t xml:space="preserve"> × Gamma(1.2, 0.3)); dashed line indicates </w:t>
      </w:r>
      <w:proofErr w:type="spellStart"/>
      <w:r w:rsidR="005B0F08">
        <w:t>k_f</w:t>
      </w:r>
      <w:proofErr w:type="spellEnd"/>
      <w:r w:rsidR="005B0F08" w:rsidRPr="005B0F08">
        <w:t xml:space="preserve"> = </w:t>
      </w:r>
      <w:proofErr w:type="spellStart"/>
      <w:r w:rsidR="005B0F08">
        <w:t>k_n</w:t>
      </w:r>
      <w:proofErr w:type="spellEnd"/>
      <w:r w:rsidR="005B0F08" w:rsidRPr="005B0F08">
        <w:t xml:space="preserve">. </w:t>
      </w:r>
      <w:r>
        <w:t>(</w:t>
      </w:r>
      <w:r w:rsidR="00363C3E">
        <w:t>E</w:t>
      </w:r>
      <w:r>
        <w:t>) ω distribution with ω = 1 (neutral) marked by dashed line.</w:t>
      </w:r>
    </w:p>
    <w:p w14:paraId="087FD0B8" w14:textId="6D371482" w:rsidR="005A7441" w:rsidRDefault="00000000">
      <w:pPr>
        <w:spacing w:after="60"/>
      </w:pPr>
      <w:r>
        <w:t xml:space="preserve">Figure 2. CKI calibration on Tabula </w:t>
      </w:r>
      <w:proofErr w:type="spellStart"/>
      <w:r>
        <w:t>Muris</w:t>
      </w:r>
      <w:proofErr w:type="spellEnd"/>
      <w:r>
        <w:t xml:space="preserve"> mouse data. (</w:t>
      </w:r>
      <w:r w:rsidR="00573708">
        <w:t>A</w:t>
      </w:r>
      <w:r>
        <w:t xml:space="preserve">) </w:t>
      </w:r>
      <w:proofErr w:type="spellStart"/>
      <w:r>
        <w:t>k_n</w:t>
      </w:r>
      <w:proofErr w:type="spellEnd"/>
      <w:r>
        <w:t xml:space="preserve"> calibration across six Tabula </w:t>
      </w:r>
      <w:proofErr w:type="spellStart"/>
      <w:r>
        <w:t>Muris</w:t>
      </w:r>
      <w:proofErr w:type="spellEnd"/>
      <w:r>
        <w:t xml:space="preserve"> cell types from control comparisons (C category: random split of same population). </w:t>
      </w:r>
      <w:proofErr w:type="spellStart"/>
      <w:r>
        <w:t>k_n</w:t>
      </w:r>
      <w:proofErr w:type="spellEnd"/>
      <w:r>
        <w:t xml:space="preserve"> values are stable across cell types, confirming neutral baseline behavior. (</w:t>
      </w:r>
      <w:r w:rsidR="00573708">
        <w:t>B</w:t>
      </w:r>
      <w:r>
        <w:t xml:space="preserve">) Component decomposition of </w:t>
      </w:r>
      <w:proofErr w:type="spellStart"/>
      <w:r>
        <w:t>k_n</w:t>
      </w:r>
      <w:proofErr w:type="spellEnd"/>
      <w:r>
        <w:t xml:space="preserve"> and </w:t>
      </w:r>
      <w:proofErr w:type="spellStart"/>
      <w:r>
        <w:t>k_f</w:t>
      </w:r>
      <w:proofErr w:type="spellEnd"/>
      <w:r>
        <w:t xml:space="preserve"> across four comparison categories: C (same cell type), S (same sub-organ), D (different cell type within same organ), and X (cross-organ). </w:t>
      </w:r>
      <w:proofErr w:type="spellStart"/>
      <w:r>
        <w:t>k_f</w:t>
      </w:r>
      <w:proofErr w:type="spellEnd"/>
      <w:r>
        <w:t xml:space="preserve"> increases monotonically with biological distance, while </w:t>
      </w:r>
      <w:proofErr w:type="spellStart"/>
      <w:r>
        <w:t>k_n</w:t>
      </w:r>
      <w:proofErr w:type="spellEnd"/>
      <w:r>
        <w:t xml:space="preserve"> remains relatively constrained. </w:t>
      </w:r>
    </w:p>
    <w:p w14:paraId="2A76D546" w14:textId="3D2AA883" w:rsidR="005A7441" w:rsidRDefault="00000000">
      <w:pPr>
        <w:spacing w:after="60"/>
      </w:pPr>
      <w:r>
        <w:t>Figure 3. CKI captures independent information. (</w:t>
      </w:r>
      <w:r w:rsidR="00573708">
        <w:t>A</w:t>
      </w:r>
      <w:r>
        <w:t xml:space="preserve">) </w:t>
      </w:r>
      <w:r w:rsidR="00F858C6">
        <w:t>ω distribution comparison between mouse (n = 15 shared cell types) and human (n = 2000 pairs).</w:t>
      </w:r>
      <w:r w:rsidR="00F858C6" w:rsidRPr="00F858C6">
        <w:t xml:space="preserve"> </w:t>
      </w:r>
      <w:r w:rsidR="00F858C6">
        <w:t>(B)</w:t>
      </w:r>
      <w:r>
        <w:t>Spearman correlation heatmap of five metrics on n = 5,151 Tabula Sapiens pairs. CKI ω is negatively correlated with all four standard metrics. Standard metrics form a positive cluster. (</w:t>
      </w:r>
      <w:r w:rsidR="00573708">
        <w:t>C</w:t>
      </w:r>
      <w:r>
        <w:t xml:space="preserve">) ROC curves for cell-type classification across five metrics on Tabula Sapiens data. </w:t>
      </w:r>
      <w:r w:rsidR="00722A55" w:rsidRPr="00722A55">
        <w:t xml:space="preserve"> </w:t>
      </w:r>
      <w:r w:rsidR="00722A55">
        <w:t>(D)</w:t>
      </w:r>
      <w:r>
        <w:t>AUC (cell-type classification) vs. interpretability (decomposability) comparison across five metrics. CKI ω has lower AUC than cosine and raw JS divergence but is the only fully decomposable metric into neutral (</w:t>
      </w:r>
      <w:proofErr w:type="spellStart"/>
      <w:r>
        <w:t>k_n</w:t>
      </w:r>
      <w:proofErr w:type="spellEnd"/>
      <w:r>
        <w:t>) and functional (</w:t>
      </w:r>
      <w:proofErr w:type="spellStart"/>
      <w:r>
        <w:t>k_f</w:t>
      </w:r>
      <w:proofErr w:type="spellEnd"/>
      <w:r>
        <w:t>) components.</w:t>
      </w:r>
    </w:p>
    <w:p w14:paraId="2BE09B46" w14:textId="04AD453D" w:rsidR="005A7441" w:rsidRDefault="00000000">
      <w:pPr>
        <w:spacing w:after="60"/>
      </w:pPr>
      <w:r>
        <w:lastRenderedPageBreak/>
        <w:t>Figure 4. TCGA pan-cancer perturbation analysis. (</w:t>
      </w:r>
      <w:r w:rsidR="00573708">
        <w:t>A</w:t>
      </w:r>
      <w:r>
        <w:t>) Median NN/TT ω ratio across five cancer types. NN &gt; TT in all cancers (all ratios &gt; 1.0), indicating that normal individuals differ more from each other than tumors differ from each other. (</w:t>
      </w:r>
      <w:r w:rsidR="00573708">
        <w:t>B</w:t>
      </w:r>
      <w:r>
        <w:t>) ω distributions for normal-normal (NN) vs. tumor-tumor (TT) comparisons per cancer type. (</w:t>
      </w:r>
      <w:r w:rsidR="00573708">
        <w:t>C</w:t>
      </w:r>
      <w:r>
        <w:t>) Median TN/NN ω ratio (tumor-normal vs. normal-normal) across five cancer types. (</w:t>
      </w:r>
      <w:r w:rsidR="00573708">
        <w:t>D</w:t>
      </w:r>
      <w:r>
        <w:t>) Bootstrap Cohen's d effect sizes for NN vs. TT comparisons per cancer type. (</w:t>
      </w:r>
      <w:r w:rsidR="00573708">
        <w:t>E</w:t>
      </w:r>
      <w:r>
        <w:t>) Tissue-level pairwise ω matrix heatmap across five cancer types.</w:t>
      </w:r>
    </w:p>
    <w:p w14:paraId="62B192C9" w14:textId="16F6032C" w:rsidR="005A7441" w:rsidRDefault="00000000">
      <w:pPr>
        <w:spacing w:after="60"/>
        <w:rPr>
          <w:ins w:id="30" w:author="Microsoft Office User" w:date="2026-07-24T15:36:00Z"/>
        </w:rPr>
      </w:pPr>
      <w:commentRangeStart w:id="31"/>
      <w:r w:rsidRPr="00883012">
        <w:rPr>
          <w:highlight w:val="yellow"/>
          <w:rPrChange w:id="32" w:author="Microsoft Office User" w:date="2026-07-24T15:36:00Z">
            <w:rPr/>
          </w:rPrChange>
        </w:rPr>
        <w:t xml:space="preserve">Figure 5. Cross-organ cell-type conservation. (A) Ranking of 38 cell types by mean </w:t>
      </w:r>
      <w:proofErr w:type="spellStart"/>
      <w:r w:rsidRPr="00883012">
        <w:rPr>
          <w:highlight w:val="yellow"/>
          <w:rPrChange w:id="33" w:author="Microsoft Office User" w:date="2026-07-24T15:36:00Z">
            <w:rPr/>
          </w:rPrChange>
        </w:rPr>
        <w:t>pair</w:t>
      </w:r>
      <w:ins w:id="34" w:author="WorkBuddy" w:date="2026-07-22T00:00:00Z">
        <w:r w:rsidRPr="00883012">
          <w:rPr>
            <w:highlight w:val="yellow"/>
            <w:rPrChange w:id="35" w:author="Microsoft Office User" w:date="2026-07-24T15:36:00Z">
              <w:rPr/>
            </w:rPrChange>
          </w:rPr>
          <w:t>Cross</w:t>
        </w:r>
        <w:proofErr w:type="spellEnd"/>
        <w:r w:rsidRPr="00883012">
          <w:rPr>
            <w:highlight w:val="yellow"/>
            <w:rPrChange w:id="36" w:author="Microsoft Office User" w:date="2026-07-24T15:36:00Z">
              <w:rPr/>
            </w:rPrChange>
          </w:rPr>
          <w:t xml:space="preserve">-organ ω heatmap for same cell types appearing in multiple organs, </w:t>
        </w:r>
        <w:proofErr w:type="spellStart"/>
        <w:r w:rsidRPr="00883012">
          <w:rPr>
            <w:highlight w:val="yellow"/>
            <w:rPrChange w:id="37" w:author="Microsoft Office User" w:date="2026-07-24T15:36:00Z">
              <w:rPr/>
            </w:rPrChange>
          </w:rPr>
          <w:t>sho</w:t>
        </w:r>
      </w:ins>
      <w:r w:rsidRPr="00883012">
        <w:rPr>
          <w:highlight w:val="yellow"/>
          <w:rPrChange w:id="38" w:author="Microsoft Office User" w:date="2026-07-24T15:36:00Z">
            <w:rPr/>
          </w:rPrChange>
        </w:rPr>
        <w:t>wise</w:t>
      </w:r>
      <w:proofErr w:type="spellEnd"/>
      <w:r w:rsidRPr="00883012">
        <w:rPr>
          <w:highlight w:val="yellow"/>
          <w:rPrChange w:id="39" w:author="Microsoft Office User" w:date="2026-07-24T15:36:00Z">
            <w:rPr/>
          </w:rPrChange>
        </w:rPr>
        <w:t xml:space="preserve"> ω across six organs (color-coded). Low ω indicates functional constraint; high ω indicates </w:t>
      </w:r>
      <w:proofErr w:type="spellStart"/>
      <w:r w:rsidRPr="00883012">
        <w:rPr>
          <w:highlight w:val="yellow"/>
          <w:rPrChange w:id="40" w:author="Microsoft Office User" w:date="2026-07-24T15:36:00Z">
            <w:rPr/>
          </w:rPrChange>
        </w:rPr>
        <w:t>lability</w:t>
      </w:r>
      <w:ins w:id="41" w:author="WorkBuddy" w:date="2026-07-22T00:00:00Z">
        <w:r w:rsidRPr="00883012">
          <w:rPr>
            <w:highlight w:val="yellow"/>
            <w:rPrChange w:id="42" w:author="Microsoft Office User" w:date="2026-07-24T15:36:00Z">
              <w:rPr/>
            </w:rPrChange>
          </w:rPr>
          <w:t>ng</w:t>
        </w:r>
        <w:proofErr w:type="spellEnd"/>
        <w:r w:rsidRPr="00883012">
          <w:rPr>
            <w:highlight w:val="yellow"/>
            <w:rPrChange w:id="43" w:author="Microsoft Office User" w:date="2026-07-24T15:36:00Z">
              <w:rPr/>
            </w:rPrChange>
          </w:rPr>
          <w:t xml:space="preserve"> systematic variation across organ pairs</w:t>
        </w:r>
      </w:ins>
      <w:r w:rsidRPr="00883012">
        <w:rPr>
          <w:highlight w:val="yellow"/>
          <w:rPrChange w:id="44" w:author="Microsoft Office User" w:date="2026-07-24T15:36:00Z">
            <w:rPr/>
          </w:rPrChange>
        </w:rPr>
        <w:t xml:space="preserve">. (B) </w:t>
      </w:r>
      <w:ins w:id="45" w:author="WorkBuddy" w:date="2026-07-22T00:00:00Z">
        <w:r w:rsidRPr="00883012">
          <w:rPr>
            <w:highlight w:val="yellow"/>
            <w:rPrChange w:id="46" w:author="Microsoft Office User" w:date="2026-07-24T15:36:00Z">
              <w:rPr/>
            </w:rPrChange>
          </w:rPr>
          <w:t xml:space="preserve">Same-cell-type cross-organ ω values (S category, n = 60 pairs) compared against different-cell-type same-organ ω values (D category, n = 1,140 pairs). (C) Cross-organ ω gradient (mean ± SD) showing systematic variation across organ pairs. (D) CKI ω vs. standard distance metrics for same-cell-type cross-organ comparisons, demonstrating CKI captures functional specialization invisible to global distance measures. Ranking of 38 cell types by mean pairwise ω across six organs (color-coded). Low ω indicates functional constraint; high ω indicates </w:t>
        </w:r>
        <w:proofErr w:type="spellStart"/>
        <w:r w:rsidRPr="00883012">
          <w:rPr>
            <w:highlight w:val="yellow"/>
            <w:rPrChange w:id="47" w:author="Microsoft Office User" w:date="2026-07-24T15:36:00Z">
              <w:rPr/>
            </w:rPrChange>
          </w:rPr>
          <w:t>lability</w:t>
        </w:r>
      </w:ins>
      <w:r w:rsidRPr="00883012">
        <w:rPr>
          <w:highlight w:val="yellow"/>
          <w:rPrChange w:id="48" w:author="Microsoft Office User" w:date="2026-07-24T15:36:00Z">
            <w:rPr/>
          </w:rPrChange>
        </w:rPr>
        <w:t>Global</w:t>
      </w:r>
      <w:proofErr w:type="spellEnd"/>
      <w:r w:rsidRPr="00883012">
        <w:rPr>
          <w:highlight w:val="yellow"/>
          <w:rPrChange w:id="49" w:author="Microsoft Office User" w:date="2026-07-24T15:36:00Z">
            <w:rPr/>
          </w:rPrChange>
        </w:rPr>
        <w:t xml:space="preserve"> distribution of 1,406 pairwise ω values. The right tail reflects widespread functional divergence.</w:t>
      </w:r>
      <w:commentRangeEnd w:id="31"/>
      <w:r w:rsidR="005E60B3">
        <w:rPr>
          <w:rStyle w:val="CommentReference"/>
        </w:rPr>
        <w:commentReference w:id="31"/>
      </w:r>
      <w:del w:id="50" w:author="WorkBuddy" w:date="2026-07-22T00:00:00Z">
        <w:r w:rsidRPr="00883012">
          <w:rPr>
            <w:highlight w:val="yellow"/>
            <w:rPrChange w:id="51" w:author="Microsoft Office User" w:date="2026-07-24T15:36:00Z">
              <w:rPr/>
            </w:rPrChange>
          </w:rPr>
          <w:delText xml:space="preserve"> (C) Cross-organ ω gradient (mean ± SD) showing systematic variation across organ pairs.</w:delText>
        </w:r>
        <w:r>
          <w:delText xml:space="preserve"> </w:delText>
        </w:r>
      </w:del>
    </w:p>
    <w:p w14:paraId="6AEF877D" w14:textId="77777777" w:rsidR="00883012" w:rsidRPr="00E91539" w:rsidRDefault="00883012" w:rsidP="00883012">
      <w:pPr>
        <w:spacing w:after="60"/>
        <w:rPr>
          <w:ins w:id="52" w:author="Microsoft Office User" w:date="2026-07-24T15:39:00Z"/>
        </w:rPr>
      </w:pPr>
      <w:ins w:id="53" w:author="Microsoft Office User" w:date="2026-07-24T15:39:00Z">
        <w:r>
          <w:t xml:space="preserve">Figure 5. Cross-organ cell-type conservation. (A) Ranking of 38 cell types by mean pairwise ω across six organs (color-coded). Low ω indicates functional constraint; high ω indicates lability. (B) Global distribution of 1,406 pairwise ω values. The right tail reflects widespread functional divergence. (C) Cross-organ ω gradient (mean ± SD) showing systematic variation across organ pairs. </w:t>
        </w:r>
      </w:ins>
    </w:p>
    <w:p w14:paraId="2A498B7F" w14:textId="77777777" w:rsidR="00883012" w:rsidRPr="00E91539" w:rsidRDefault="00883012">
      <w:pPr>
        <w:spacing w:after="60"/>
      </w:pPr>
    </w:p>
    <w:p w14:paraId="5159185D" w14:textId="1757DB40" w:rsidR="005A7441" w:rsidRDefault="00000000">
      <w:pPr>
        <w:spacing w:after="60"/>
      </w:pPr>
      <w:r>
        <w:t>Figure 6. Brain regional cell-type differentiation and migration inference. (</w:t>
      </w:r>
      <w:r w:rsidR="00573708">
        <w:t>A</w:t>
      </w:r>
      <w:r>
        <w:t xml:space="preserve">) Brain region map schematic showing anatomical regions analyzed in the </w:t>
      </w:r>
      <w:proofErr w:type="spellStart"/>
      <w:r>
        <w:t>Siletti</w:t>
      </w:r>
      <w:proofErr w:type="spellEnd"/>
      <w:r>
        <w:t xml:space="preserve"> et al. atlas. (</w:t>
      </w:r>
      <w:r w:rsidR="00573708">
        <w:t>B</w:t>
      </w:r>
      <w:r>
        <w:t>) ω gradient across 10 non-neuronal cell classes. Bergmann glia (mean ω = 2.37) shows the lowest regional divergence; astrocytes (mean ω = 14.36) show the highest (6.06-fold gradient). Box plots: center line, median; box, IQR; whiskers, 1.5× IQR. (</w:t>
      </w:r>
      <w:r w:rsidR="00573708">
        <w:t>C</w:t>
      </w:r>
      <w:r>
        <w:t>) Astrocyte ω across brain regions, with hierarchical clustering. Cortex regions cluster together, as do thalamic and brainstem regions. (</w:t>
      </w:r>
      <w:r w:rsidR="00573708">
        <w:t>D</w:t>
      </w:r>
      <w:r>
        <w:t>) Migration candidate detection: multiplicative residual model identifies 30 Strong candidates (residual &lt; 0.3, ω &lt; 15, lowest ω in pair, pair median ω &gt; 20) among 31,764 cross-region comparisons. (</w:t>
      </w:r>
      <w:r w:rsidR="00573708">
        <w:t>E</w:t>
      </w:r>
      <w:r>
        <w:t>) Observed vs. expected ω for migration candidates, showing the gap between observed regional similarity and the cell-type-specific expectation.</w:t>
      </w:r>
    </w:p>
    <w:p w14:paraId="62087E7A" w14:textId="77777777" w:rsidR="005A7441" w:rsidRDefault="00000000">
      <w:pPr>
        <w:pStyle w:val="Heading1"/>
        <w:spacing w:before="240" w:after="120"/>
      </w:pPr>
      <w:r>
        <w:rPr>
          <w:rFonts w:ascii="Arial" w:hAnsi="Arial"/>
          <w:color w:val="000000"/>
          <w:sz w:val="32"/>
        </w:rPr>
        <w:t>Supplementary Figure legends</w:t>
      </w:r>
    </w:p>
    <w:p w14:paraId="7AE8EE3A" w14:textId="6D8D3E25" w:rsidR="005A7441" w:rsidRDefault="00000000">
      <w:pPr>
        <w:spacing w:after="60"/>
      </w:pPr>
      <w:r>
        <w:t>Supplementary Figure S1. Parameter sweep and pathway analysis. (</w:t>
      </w:r>
      <w:r w:rsidR="00BC1C7A">
        <w:t>A</w:t>
      </w:r>
      <w:r>
        <w:t xml:space="preserve">) </w:t>
      </w:r>
      <w:proofErr w:type="spellStart"/>
      <w:r>
        <w:t>k_n</w:t>
      </w:r>
      <w:proofErr w:type="spellEnd"/>
      <w:r>
        <w:t xml:space="preserve"> stability as a function of housekeeping gene set size, showing convergence at ~200-</w:t>
      </w:r>
      <w:r w:rsidR="00906E1D">
        <w:t xml:space="preserve">1000 </w:t>
      </w:r>
      <w:r>
        <w:t>HK genes. (</w:t>
      </w:r>
      <w:r w:rsidR="00BC1C7A">
        <w:t>B</w:t>
      </w:r>
      <w:r>
        <w:t xml:space="preserve">) </w:t>
      </w:r>
      <w:proofErr w:type="spellStart"/>
      <w:r>
        <w:t>k_f</w:t>
      </w:r>
      <w:proofErr w:type="spellEnd"/>
      <w:r>
        <w:t xml:space="preserve"> component contribution per pathway: decomposition of </w:t>
      </w:r>
      <w:proofErr w:type="spellStart"/>
      <w:r>
        <w:t>k_n</w:t>
      </w:r>
      <w:proofErr w:type="spellEnd"/>
      <w:r>
        <w:t xml:space="preserve"> vs. </w:t>
      </w:r>
      <w:proofErr w:type="spellStart"/>
      <w:r>
        <w:t>k_f</w:t>
      </w:r>
      <w:proofErr w:type="spellEnd"/>
      <w:r>
        <w:t xml:space="preserve"> for representative pathways. (</w:t>
      </w:r>
      <w:r w:rsidR="00BC1C7A">
        <w:t>C</w:t>
      </w:r>
      <w:r>
        <w:t xml:space="preserve">) Weight sweep for multi-component </w:t>
      </w:r>
      <w:proofErr w:type="spellStart"/>
      <w:r>
        <w:t>k_f</w:t>
      </w:r>
      <w:proofErr w:type="spellEnd"/>
      <w:r>
        <w:t>. Identity-only (</w:t>
      </w:r>
      <w:proofErr w:type="spellStart"/>
      <w:r>
        <w:t>w_identity</w:t>
      </w:r>
      <w:proofErr w:type="spellEnd"/>
      <w:r>
        <w:t xml:space="preserve"> = 1.0, </w:t>
      </w:r>
      <w:proofErr w:type="spellStart"/>
      <w:r>
        <w:t>w_pathway</w:t>
      </w:r>
      <w:proofErr w:type="spellEnd"/>
      <w:r>
        <w:t xml:space="preserve"> = 0.0) achieves optimal cell-type discrimination (AUC = 0.847, n = 703 mouse cell-type pairs, 6 organs).</w:t>
      </w:r>
    </w:p>
    <w:p w14:paraId="31F79B49" w14:textId="2ECF34E2" w:rsidR="005A7441" w:rsidRDefault="00000000">
      <w:pPr>
        <w:spacing w:after="60"/>
      </w:pPr>
      <w:r>
        <w:lastRenderedPageBreak/>
        <w:t>Supplementary Figure S2. TCGA per-cancer matrices. Pairwise ω matrices for five cancer types (BRCA, KIRC, LIHC, LUAD, LUSC) showing tissue-level transcriptomic divergence structure within each cancer cohort.</w:t>
      </w:r>
      <w:ins w:id="54" w:author="WorkBuddy" w:date="2026-07-22T00:00:00Z">
        <w:del w:id="55" w:author="Microsoft Office User" w:date="2026-07-24T15:30:00Z">
          <w:r w:rsidDel="00CA5C6C">
            <w:delText>2 LUSC</w:delText>
          </w:r>
        </w:del>
      </w:ins>
    </w:p>
    <w:p w14:paraId="1D0FB623" w14:textId="6ECC0FC9" w:rsidR="00D15B6B" w:rsidRPr="00BC1C7A" w:rsidRDefault="008A5749">
      <w:pPr>
        <w:spacing w:after="60"/>
      </w:pPr>
      <w:r>
        <w:t xml:space="preserve">Supplementary Figure S3. </w:t>
      </w:r>
      <w:r w:rsidRPr="008A5749">
        <w:t>Distribution of pairwise CKI ω values for representative cell types with lowest (top 3: lung leukocyte, kidney collecting duct cell, marrow granulocyte) and highest (top 3: heart fibroblast, heart endothelial cell, heart leukocyte) mean ω. Each panel shows the frequency (histogram) and kernel density estimate (line) of ω values, with min, max, and mean labeled. Low-mean-ω cell types exhibit narrow, constrained distributions; high-mean-ω cell types exhibit broad, heavy-tailed distributions with extreme outliers.</w:t>
      </w:r>
    </w:p>
    <w:p w14:paraId="51FE7A96" w14:textId="32A24F0A" w:rsidR="005A7441" w:rsidRDefault="00000000">
      <w:pPr>
        <w:spacing w:after="60"/>
      </w:pPr>
      <w:r>
        <w:t xml:space="preserve">Supplementary Figure S4. Brain regional analysis details. (A) Cell type nuclei counts per brain region, showing the distribution of non-neuronal nuclei across sampled regions. (B) k_n/k_f decomposition per cell class, showing that ω variance is predominantly driven by k_f. (C) </w:t>
      </w:r>
      <w:ins w:id="56" w:author="WorkBuddy" w:date="2026-07-22T00:00:00Z">
        <w:del w:id="57" w:author="Microsoft Office User" w:date="2026-07-24T15:32:00Z">
          <w:r w:rsidDel="00883012">
            <w:delText>Global ω distribution across all non-neuronal cell classes. 4</w:delText>
          </w:r>
        </w:del>
      </w:ins>
      <w:r>
        <w:t xml:space="preserve">Mean CKI ω is significantly positively correlated with the number of brain regions (Spearman r = 0.74, p = 0.015), indicating that cell types spanning more regions tend to exhibit higher functional divergence. </w:t>
      </w:r>
    </w:p>
    <w:p w14:paraId="2AB1BF22" w14:textId="02EFEBAF" w:rsidR="005A7441" w:rsidRDefault="00000000">
      <w:pPr>
        <w:spacing w:after="60"/>
      </w:pPr>
      <w:r>
        <w:t>Supplementary Figure S5. Developmental signature detection. (A) Multiplicative residual distribution for all 31,764 cross-region pairs, with Strong (residual &lt; 0.3), Moderate (residual &lt; 0.5), and Weak (residual &lt; 0.75) tiers shaded. (B) Strong candidate counts by cell type. OPCs (0 Strong despite highest motility) provide key negative control, validating that the model detects developmental origin signatures rather than general motility. (C) Top 10 Strong candidates ranked by multiplicative residual, annotated with cell type, region pair, and biological mechanism. (D) Migration candidates by cell type and confidence tier, showing tier distribution across all 10 non-neuronal cell classes.</w:t>
      </w:r>
      <w:ins w:id="58" w:author="WorkBuddy" w:date="2026-07-22T00:00:00Z">
        <w:del w:id="59" w:author="Microsoft Office User" w:date="2026-07-24T15:30:00Z">
          <w:r w:rsidDel="001E2AED">
            <w:delText>5</w:delText>
          </w:r>
        </w:del>
      </w:ins>
    </w:p>
    <w:p w14:paraId="39F58A7C" w14:textId="2310B61A" w:rsidR="00162D7A" w:rsidRDefault="00000000">
      <w:pPr>
        <w:pStyle w:val="Heading1"/>
        <w:spacing w:before="240" w:after="120"/>
        <w:rPr>
          <w:rFonts w:ascii="Arial" w:hAnsi="Arial"/>
          <w:color w:val="000000"/>
          <w:sz w:val="32"/>
        </w:rPr>
      </w:pPr>
      <w:r>
        <w:rPr>
          <w:rFonts w:ascii="Arial" w:hAnsi="Arial"/>
          <w:color w:val="000000"/>
          <w:sz w:val="32"/>
        </w:rPr>
        <w:t>References</w:t>
      </w:r>
    </w:p>
    <w:p w14:paraId="3DB7546F" w14:textId="77777777" w:rsidR="00046C5A" w:rsidRPr="00046C5A" w:rsidRDefault="00046C5A" w:rsidP="0038782A">
      <w:pPr>
        <w:pStyle w:val="EndNoteBibliography"/>
        <w:rPr>
          <w:rFonts w:ascii="Arial" w:hAnsi="Arial"/>
          <w:sz w:val="22"/>
        </w:rPr>
      </w:pPr>
    </w:p>
    <w:p w14:paraId="016594E7" w14:textId="7F808C87" w:rsidR="00A22C98" w:rsidRPr="00673BF8" w:rsidRDefault="00162D7A" w:rsidP="00A22C98">
      <w:pPr>
        <w:pStyle w:val="EndNoteBibliography"/>
        <w:ind w:left="720" w:hanging="720"/>
        <w:rPr>
          <w:noProof/>
          <w:sz w:val="24"/>
          <w:szCs w:val="24"/>
        </w:rPr>
      </w:pPr>
      <w:r w:rsidRPr="00046C5A">
        <w:rPr>
          <w:rFonts w:ascii="Arial" w:hAnsi="Arial"/>
          <w:sz w:val="22"/>
        </w:rPr>
        <w:fldChar w:fldCharType="begin"/>
      </w:r>
      <w:r w:rsidRPr="00046C5A">
        <w:rPr>
          <w:rFonts w:ascii="Arial" w:hAnsi="Arial"/>
          <w:sz w:val="22"/>
        </w:rPr>
        <w:instrText xml:space="preserve"> ADDIN EN.REFLIST </w:instrText>
      </w:r>
      <w:r w:rsidRPr="00046C5A">
        <w:rPr>
          <w:rFonts w:ascii="Arial" w:hAnsi="Arial"/>
          <w:sz w:val="22"/>
        </w:rPr>
        <w:fldChar w:fldCharType="separate"/>
      </w:r>
      <w:r w:rsidR="00A22C98" w:rsidRPr="00A22C98">
        <w:rPr>
          <w:noProof/>
        </w:rPr>
        <w:t>1.</w:t>
      </w:r>
      <w:r w:rsidR="00A22C98" w:rsidRPr="00A22C98">
        <w:rPr>
          <w:noProof/>
        </w:rPr>
        <w:tab/>
      </w:r>
      <w:r w:rsidR="00A22C98" w:rsidRPr="00673BF8">
        <w:rPr>
          <w:noProof/>
          <w:sz w:val="24"/>
          <w:szCs w:val="24"/>
        </w:rPr>
        <w:t>Korsunsky I, Millard N, Fan J</w:t>
      </w:r>
      <w:r w:rsidR="00A22C98" w:rsidRPr="00673BF8">
        <w:rPr>
          <w:i/>
          <w:noProof/>
          <w:sz w:val="24"/>
          <w:szCs w:val="24"/>
        </w:rPr>
        <w:t xml:space="preserve"> et al.</w:t>
      </w:r>
      <w:r w:rsidR="00A22C98" w:rsidRPr="00673BF8">
        <w:rPr>
          <w:noProof/>
          <w:sz w:val="24"/>
          <w:szCs w:val="24"/>
        </w:rPr>
        <w:t xml:space="preserve"> Fast, sensitive and accurate integration of single-cell data with Harmony. </w:t>
      </w:r>
      <w:r w:rsidR="00A22C98" w:rsidRPr="00673BF8">
        <w:rPr>
          <w:i/>
          <w:noProof/>
          <w:sz w:val="24"/>
          <w:szCs w:val="24"/>
        </w:rPr>
        <w:t>Nat Methods</w:t>
      </w:r>
      <w:r w:rsidR="00A22C98" w:rsidRPr="00673BF8">
        <w:rPr>
          <w:noProof/>
          <w:sz w:val="24"/>
          <w:szCs w:val="24"/>
        </w:rPr>
        <w:t xml:space="preserve"> 2019;16: 1289-1296. </w:t>
      </w:r>
      <w:hyperlink r:id="rId10" w:history="1">
        <w:r w:rsidR="00A22C98" w:rsidRPr="00673BF8">
          <w:rPr>
            <w:rStyle w:val="Hyperlink"/>
            <w:noProof/>
            <w:sz w:val="24"/>
            <w:szCs w:val="24"/>
          </w:rPr>
          <w:t>https://doi.org/10.1038/s41592-019-0619-0</w:t>
        </w:r>
      </w:hyperlink>
    </w:p>
    <w:p w14:paraId="6BF1655D" w14:textId="5CEB1D4E" w:rsidR="00A22C98" w:rsidRPr="00673BF8" w:rsidRDefault="00A22C98" w:rsidP="00A22C98">
      <w:pPr>
        <w:pStyle w:val="EndNoteBibliography"/>
        <w:ind w:left="720" w:hanging="720"/>
        <w:rPr>
          <w:noProof/>
          <w:sz w:val="24"/>
          <w:szCs w:val="24"/>
        </w:rPr>
      </w:pPr>
      <w:r w:rsidRPr="00673BF8">
        <w:rPr>
          <w:noProof/>
          <w:sz w:val="24"/>
          <w:szCs w:val="24"/>
        </w:rPr>
        <w:t>2.</w:t>
      </w:r>
      <w:r w:rsidRPr="00673BF8">
        <w:rPr>
          <w:noProof/>
          <w:sz w:val="24"/>
          <w:szCs w:val="24"/>
        </w:rPr>
        <w:tab/>
        <w:t>Lopez R, Regier J, Cole MB</w:t>
      </w:r>
      <w:r w:rsidRPr="00673BF8">
        <w:rPr>
          <w:i/>
          <w:noProof/>
          <w:sz w:val="24"/>
          <w:szCs w:val="24"/>
        </w:rPr>
        <w:t xml:space="preserve"> et al.</w:t>
      </w:r>
      <w:r w:rsidRPr="00673BF8">
        <w:rPr>
          <w:noProof/>
          <w:sz w:val="24"/>
          <w:szCs w:val="24"/>
        </w:rPr>
        <w:t xml:space="preserve"> Deep generative modeling for single-cell transcriptomics. </w:t>
      </w:r>
      <w:r w:rsidRPr="00673BF8">
        <w:rPr>
          <w:i/>
          <w:noProof/>
          <w:sz w:val="24"/>
          <w:szCs w:val="24"/>
        </w:rPr>
        <w:t>Nat Methods</w:t>
      </w:r>
      <w:r w:rsidRPr="00673BF8">
        <w:rPr>
          <w:noProof/>
          <w:sz w:val="24"/>
          <w:szCs w:val="24"/>
        </w:rPr>
        <w:t xml:space="preserve"> 2018;15: 1053-1058. </w:t>
      </w:r>
      <w:hyperlink r:id="rId11" w:history="1">
        <w:r w:rsidRPr="00673BF8">
          <w:rPr>
            <w:rStyle w:val="Hyperlink"/>
            <w:noProof/>
            <w:sz w:val="24"/>
            <w:szCs w:val="24"/>
          </w:rPr>
          <w:t>https://doi.org/10.1038/s41592-018-0229-2</w:t>
        </w:r>
      </w:hyperlink>
    </w:p>
    <w:p w14:paraId="07615376" w14:textId="1E3DF83A" w:rsidR="00A22C98" w:rsidRPr="00673BF8" w:rsidRDefault="00A22C98" w:rsidP="00A22C98">
      <w:pPr>
        <w:pStyle w:val="EndNoteBibliography"/>
        <w:ind w:left="720" w:hanging="720"/>
        <w:rPr>
          <w:noProof/>
          <w:sz w:val="24"/>
          <w:szCs w:val="24"/>
        </w:rPr>
      </w:pPr>
      <w:r w:rsidRPr="00673BF8">
        <w:rPr>
          <w:noProof/>
          <w:sz w:val="24"/>
          <w:szCs w:val="24"/>
        </w:rPr>
        <w:t>3.</w:t>
      </w:r>
      <w:r w:rsidRPr="00673BF8">
        <w:rPr>
          <w:noProof/>
          <w:sz w:val="24"/>
          <w:szCs w:val="24"/>
        </w:rPr>
        <w:tab/>
        <w:t>Rosen Y, Brbic M, Roohani Y</w:t>
      </w:r>
      <w:r w:rsidRPr="00673BF8">
        <w:rPr>
          <w:i/>
          <w:noProof/>
          <w:sz w:val="24"/>
          <w:szCs w:val="24"/>
        </w:rPr>
        <w:t xml:space="preserve"> et al.</w:t>
      </w:r>
      <w:r w:rsidRPr="00673BF8">
        <w:rPr>
          <w:noProof/>
          <w:sz w:val="24"/>
          <w:szCs w:val="24"/>
        </w:rPr>
        <w:t xml:space="preserve"> Toward universal cell embeddings: integrating single-cell RNA-seq datasets across species with SATURN. </w:t>
      </w:r>
      <w:r w:rsidRPr="00673BF8">
        <w:rPr>
          <w:i/>
          <w:noProof/>
          <w:sz w:val="24"/>
          <w:szCs w:val="24"/>
        </w:rPr>
        <w:t>Nat Methods</w:t>
      </w:r>
      <w:r w:rsidRPr="00673BF8">
        <w:rPr>
          <w:noProof/>
          <w:sz w:val="24"/>
          <w:szCs w:val="24"/>
        </w:rPr>
        <w:t xml:space="preserve"> 2024;21: 1492-1500. </w:t>
      </w:r>
      <w:hyperlink r:id="rId12" w:history="1">
        <w:r w:rsidRPr="00673BF8">
          <w:rPr>
            <w:rStyle w:val="Hyperlink"/>
            <w:noProof/>
            <w:sz w:val="24"/>
            <w:szCs w:val="24"/>
          </w:rPr>
          <w:t>https://doi.org/10.1038/s41592-024-02191-z</w:t>
        </w:r>
      </w:hyperlink>
    </w:p>
    <w:p w14:paraId="60E64CF9" w14:textId="3CD381EE" w:rsidR="00A22C98" w:rsidRPr="00673BF8" w:rsidRDefault="00A22C98" w:rsidP="00A22C98">
      <w:pPr>
        <w:pStyle w:val="EndNoteBibliography"/>
        <w:ind w:left="720" w:hanging="720"/>
        <w:rPr>
          <w:noProof/>
          <w:sz w:val="24"/>
          <w:szCs w:val="24"/>
        </w:rPr>
      </w:pPr>
      <w:r w:rsidRPr="00673BF8">
        <w:rPr>
          <w:noProof/>
          <w:sz w:val="24"/>
          <w:szCs w:val="24"/>
        </w:rPr>
        <w:t>4.</w:t>
      </w:r>
      <w:r w:rsidRPr="00673BF8">
        <w:rPr>
          <w:noProof/>
          <w:sz w:val="24"/>
          <w:szCs w:val="24"/>
        </w:rPr>
        <w:tab/>
        <w:t>Hounkpe BW, Chenou F, de Lima F</w:t>
      </w:r>
      <w:r w:rsidRPr="00673BF8">
        <w:rPr>
          <w:i/>
          <w:noProof/>
          <w:sz w:val="24"/>
          <w:szCs w:val="24"/>
        </w:rPr>
        <w:t xml:space="preserve"> et al.</w:t>
      </w:r>
      <w:r w:rsidRPr="00673BF8">
        <w:rPr>
          <w:noProof/>
          <w:sz w:val="24"/>
          <w:szCs w:val="24"/>
        </w:rPr>
        <w:t xml:space="preserve"> HRT Atlas v1.0 database: redefining human and mouse housekeeping genes and candidate reference transcripts by mining massive RNA-seq datasets. </w:t>
      </w:r>
      <w:r w:rsidRPr="00673BF8">
        <w:rPr>
          <w:i/>
          <w:noProof/>
          <w:sz w:val="24"/>
          <w:szCs w:val="24"/>
        </w:rPr>
        <w:t>Nucleic Acids Res</w:t>
      </w:r>
      <w:r w:rsidRPr="00673BF8">
        <w:rPr>
          <w:noProof/>
          <w:sz w:val="24"/>
          <w:szCs w:val="24"/>
        </w:rPr>
        <w:t xml:space="preserve"> 2021;49: D947-D955. </w:t>
      </w:r>
      <w:hyperlink r:id="rId13" w:history="1">
        <w:r w:rsidRPr="00673BF8">
          <w:rPr>
            <w:rStyle w:val="Hyperlink"/>
            <w:noProof/>
            <w:sz w:val="24"/>
            <w:szCs w:val="24"/>
          </w:rPr>
          <w:t>https://doi.org/10.1093/nar/gkaa609</w:t>
        </w:r>
      </w:hyperlink>
    </w:p>
    <w:p w14:paraId="16982F93" w14:textId="2928F974" w:rsidR="00A22C98" w:rsidRPr="00673BF8" w:rsidRDefault="00A22C98" w:rsidP="00A22C98">
      <w:pPr>
        <w:pStyle w:val="EndNoteBibliography"/>
        <w:ind w:left="720" w:hanging="720"/>
        <w:rPr>
          <w:noProof/>
          <w:sz w:val="24"/>
          <w:szCs w:val="24"/>
        </w:rPr>
      </w:pPr>
      <w:r w:rsidRPr="00673BF8">
        <w:rPr>
          <w:noProof/>
          <w:sz w:val="24"/>
          <w:szCs w:val="24"/>
        </w:rPr>
        <w:t>5.</w:t>
      </w:r>
      <w:r w:rsidRPr="00673BF8">
        <w:rPr>
          <w:noProof/>
          <w:sz w:val="24"/>
          <w:szCs w:val="24"/>
        </w:rPr>
        <w:tab/>
        <w:t>Tabula Muris C, Overall c, Logistical c</w:t>
      </w:r>
      <w:r w:rsidRPr="00673BF8">
        <w:rPr>
          <w:i/>
          <w:noProof/>
          <w:sz w:val="24"/>
          <w:szCs w:val="24"/>
        </w:rPr>
        <w:t xml:space="preserve"> et al.</w:t>
      </w:r>
      <w:r w:rsidRPr="00673BF8">
        <w:rPr>
          <w:noProof/>
          <w:sz w:val="24"/>
          <w:szCs w:val="24"/>
        </w:rPr>
        <w:t xml:space="preserve"> Single-cell transcriptomics of 20 mouse organs creates a Tabula Muris. </w:t>
      </w:r>
      <w:r w:rsidRPr="00673BF8">
        <w:rPr>
          <w:i/>
          <w:noProof/>
          <w:sz w:val="24"/>
          <w:szCs w:val="24"/>
        </w:rPr>
        <w:t>Nature</w:t>
      </w:r>
      <w:r w:rsidRPr="00673BF8">
        <w:rPr>
          <w:noProof/>
          <w:sz w:val="24"/>
          <w:szCs w:val="24"/>
        </w:rPr>
        <w:t xml:space="preserve"> 2018;562: 367-372. </w:t>
      </w:r>
      <w:hyperlink r:id="rId14" w:history="1">
        <w:r w:rsidRPr="00673BF8">
          <w:rPr>
            <w:rStyle w:val="Hyperlink"/>
            <w:noProof/>
            <w:sz w:val="24"/>
            <w:szCs w:val="24"/>
          </w:rPr>
          <w:t>https://doi.org/10.1038/s41586-018-0590-4</w:t>
        </w:r>
      </w:hyperlink>
    </w:p>
    <w:p w14:paraId="4B2179AC" w14:textId="4D3C62D3" w:rsidR="00A22C98" w:rsidRPr="00673BF8" w:rsidRDefault="00A22C98" w:rsidP="00A22C98">
      <w:pPr>
        <w:pStyle w:val="EndNoteBibliography"/>
        <w:ind w:left="720" w:hanging="720"/>
        <w:rPr>
          <w:noProof/>
          <w:sz w:val="24"/>
          <w:szCs w:val="24"/>
        </w:rPr>
      </w:pPr>
      <w:r w:rsidRPr="00673BF8">
        <w:rPr>
          <w:noProof/>
          <w:sz w:val="24"/>
          <w:szCs w:val="24"/>
        </w:rPr>
        <w:lastRenderedPageBreak/>
        <w:t>6.</w:t>
      </w:r>
      <w:r w:rsidRPr="00673BF8">
        <w:rPr>
          <w:noProof/>
          <w:sz w:val="24"/>
          <w:szCs w:val="24"/>
        </w:rPr>
        <w:tab/>
        <w:t>Tabula Sapiens C, Jones RC, Karkanias J</w:t>
      </w:r>
      <w:r w:rsidRPr="00673BF8">
        <w:rPr>
          <w:i/>
          <w:noProof/>
          <w:sz w:val="24"/>
          <w:szCs w:val="24"/>
        </w:rPr>
        <w:t xml:space="preserve"> et al.</w:t>
      </w:r>
      <w:r w:rsidRPr="00673BF8">
        <w:rPr>
          <w:noProof/>
          <w:sz w:val="24"/>
          <w:szCs w:val="24"/>
        </w:rPr>
        <w:t xml:space="preserve"> The Tabula Sapiens: A multiple-organ, single-cell transcriptomic atlas of humans. </w:t>
      </w:r>
      <w:r w:rsidRPr="00673BF8">
        <w:rPr>
          <w:i/>
          <w:noProof/>
          <w:sz w:val="24"/>
          <w:szCs w:val="24"/>
        </w:rPr>
        <w:t>Science</w:t>
      </w:r>
      <w:r w:rsidRPr="00673BF8">
        <w:rPr>
          <w:noProof/>
          <w:sz w:val="24"/>
          <w:szCs w:val="24"/>
        </w:rPr>
        <w:t xml:space="preserve"> 2022;376: eabl4896. </w:t>
      </w:r>
      <w:hyperlink r:id="rId15" w:history="1">
        <w:r w:rsidRPr="00673BF8">
          <w:rPr>
            <w:rStyle w:val="Hyperlink"/>
            <w:noProof/>
            <w:sz w:val="24"/>
            <w:szCs w:val="24"/>
          </w:rPr>
          <w:t>https://doi.org/10.1126/science.abl4896</w:t>
        </w:r>
      </w:hyperlink>
    </w:p>
    <w:p w14:paraId="6CCFEB9F" w14:textId="27DF45AE" w:rsidR="00A22C98" w:rsidRPr="00673BF8" w:rsidRDefault="00A22C98" w:rsidP="00A22C98">
      <w:pPr>
        <w:pStyle w:val="EndNoteBibliography"/>
        <w:ind w:left="720" w:hanging="720"/>
        <w:rPr>
          <w:noProof/>
          <w:sz w:val="24"/>
          <w:szCs w:val="24"/>
        </w:rPr>
      </w:pPr>
      <w:r w:rsidRPr="00673BF8">
        <w:rPr>
          <w:noProof/>
          <w:sz w:val="24"/>
          <w:szCs w:val="24"/>
        </w:rPr>
        <w:t>7.</w:t>
      </w:r>
      <w:r w:rsidRPr="00673BF8">
        <w:rPr>
          <w:noProof/>
          <w:sz w:val="24"/>
          <w:szCs w:val="24"/>
        </w:rPr>
        <w:tab/>
        <w:t xml:space="preserve">Cancer Genome Atlas Research N. Comprehensive molecular profiling of lung adenocarcinoma. </w:t>
      </w:r>
      <w:r w:rsidRPr="00673BF8">
        <w:rPr>
          <w:i/>
          <w:noProof/>
          <w:sz w:val="24"/>
          <w:szCs w:val="24"/>
        </w:rPr>
        <w:t>Nature</w:t>
      </w:r>
      <w:r w:rsidRPr="00673BF8">
        <w:rPr>
          <w:noProof/>
          <w:sz w:val="24"/>
          <w:szCs w:val="24"/>
        </w:rPr>
        <w:t xml:space="preserve"> 2014;511: 543-550. </w:t>
      </w:r>
      <w:hyperlink r:id="rId16" w:history="1">
        <w:r w:rsidRPr="00673BF8">
          <w:rPr>
            <w:rStyle w:val="Hyperlink"/>
            <w:noProof/>
            <w:sz w:val="24"/>
            <w:szCs w:val="24"/>
          </w:rPr>
          <w:t>https://doi.org/10.1038/nature13385</w:t>
        </w:r>
      </w:hyperlink>
    </w:p>
    <w:p w14:paraId="307863F3" w14:textId="56CF86A2" w:rsidR="00A22C98" w:rsidRPr="00673BF8" w:rsidRDefault="00A22C98" w:rsidP="00A22C98">
      <w:pPr>
        <w:pStyle w:val="EndNoteBibliography"/>
        <w:ind w:left="720" w:hanging="720"/>
        <w:rPr>
          <w:noProof/>
          <w:sz w:val="24"/>
          <w:szCs w:val="24"/>
        </w:rPr>
      </w:pPr>
      <w:r w:rsidRPr="00673BF8">
        <w:rPr>
          <w:noProof/>
          <w:sz w:val="24"/>
          <w:szCs w:val="24"/>
        </w:rPr>
        <w:t>8.</w:t>
      </w:r>
      <w:r w:rsidRPr="00673BF8">
        <w:rPr>
          <w:noProof/>
          <w:sz w:val="24"/>
          <w:szCs w:val="24"/>
        </w:rPr>
        <w:tab/>
        <w:t xml:space="preserve">Cancer Genome Atlas N. Comprehensive molecular portraits of human breast tumours. </w:t>
      </w:r>
      <w:r w:rsidRPr="00673BF8">
        <w:rPr>
          <w:i/>
          <w:noProof/>
          <w:sz w:val="24"/>
          <w:szCs w:val="24"/>
        </w:rPr>
        <w:t>Nature</w:t>
      </w:r>
      <w:r w:rsidRPr="00673BF8">
        <w:rPr>
          <w:noProof/>
          <w:sz w:val="24"/>
          <w:szCs w:val="24"/>
        </w:rPr>
        <w:t xml:space="preserve"> 2012;490: 61-70. </w:t>
      </w:r>
      <w:hyperlink r:id="rId17" w:history="1">
        <w:r w:rsidRPr="00673BF8">
          <w:rPr>
            <w:rStyle w:val="Hyperlink"/>
            <w:noProof/>
            <w:sz w:val="24"/>
            <w:szCs w:val="24"/>
          </w:rPr>
          <w:t>https://doi.org/10.1038/nature11412</w:t>
        </w:r>
      </w:hyperlink>
    </w:p>
    <w:p w14:paraId="0883C764" w14:textId="4B6F2764" w:rsidR="00A22C98" w:rsidRPr="00673BF8" w:rsidRDefault="00A22C98" w:rsidP="00A22C98">
      <w:pPr>
        <w:pStyle w:val="EndNoteBibliography"/>
        <w:ind w:left="720" w:hanging="720"/>
        <w:rPr>
          <w:noProof/>
          <w:sz w:val="24"/>
          <w:szCs w:val="24"/>
        </w:rPr>
      </w:pPr>
      <w:r w:rsidRPr="00673BF8">
        <w:rPr>
          <w:noProof/>
          <w:sz w:val="24"/>
          <w:szCs w:val="24"/>
        </w:rPr>
        <w:t>9.</w:t>
      </w:r>
      <w:r w:rsidRPr="00673BF8">
        <w:rPr>
          <w:noProof/>
          <w:sz w:val="24"/>
          <w:szCs w:val="24"/>
        </w:rPr>
        <w:tab/>
        <w:t>Siletti K, Hodge R, Mossi Albiach A</w:t>
      </w:r>
      <w:r w:rsidRPr="00673BF8">
        <w:rPr>
          <w:i/>
          <w:noProof/>
          <w:sz w:val="24"/>
          <w:szCs w:val="24"/>
        </w:rPr>
        <w:t xml:space="preserve"> et al.</w:t>
      </w:r>
      <w:r w:rsidRPr="00673BF8">
        <w:rPr>
          <w:noProof/>
          <w:sz w:val="24"/>
          <w:szCs w:val="24"/>
        </w:rPr>
        <w:t xml:space="preserve"> Transcriptomic diversity of cell types across the adult human brain. </w:t>
      </w:r>
      <w:r w:rsidRPr="00673BF8">
        <w:rPr>
          <w:i/>
          <w:noProof/>
          <w:sz w:val="24"/>
          <w:szCs w:val="24"/>
        </w:rPr>
        <w:t>Science</w:t>
      </w:r>
      <w:r w:rsidRPr="00673BF8">
        <w:rPr>
          <w:noProof/>
          <w:sz w:val="24"/>
          <w:szCs w:val="24"/>
        </w:rPr>
        <w:t xml:space="preserve"> 2023;382: eadd7046. </w:t>
      </w:r>
      <w:hyperlink r:id="rId18" w:history="1">
        <w:r w:rsidRPr="00673BF8">
          <w:rPr>
            <w:rStyle w:val="Hyperlink"/>
            <w:noProof/>
            <w:sz w:val="24"/>
            <w:szCs w:val="24"/>
          </w:rPr>
          <w:t>https://doi.org/10.1126/science.add7046</w:t>
        </w:r>
      </w:hyperlink>
    </w:p>
    <w:p w14:paraId="20201B6A" w14:textId="2C189ACB" w:rsidR="00A22C98" w:rsidRPr="00673BF8" w:rsidRDefault="00A22C98" w:rsidP="00A22C98">
      <w:pPr>
        <w:pStyle w:val="EndNoteBibliography"/>
        <w:ind w:left="720" w:hanging="720"/>
        <w:rPr>
          <w:noProof/>
          <w:sz w:val="24"/>
          <w:szCs w:val="24"/>
        </w:rPr>
      </w:pPr>
      <w:r w:rsidRPr="00673BF8">
        <w:rPr>
          <w:noProof/>
          <w:sz w:val="24"/>
          <w:szCs w:val="24"/>
        </w:rPr>
        <w:t>10.</w:t>
      </w:r>
      <w:r w:rsidRPr="00673BF8">
        <w:rPr>
          <w:noProof/>
          <w:sz w:val="24"/>
          <w:szCs w:val="24"/>
        </w:rPr>
        <w:tab/>
        <w:t xml:space="preserve">Wolf FA, Angerer P and Theis FJ. SCANPY: large-scale single-cell gene expression data analysis. </w:t>
      </w:r>
      <w:r w:rsidRPr="00673BF8">
        <w:rPr>
          <w:i/>
          <w:noProof/>
          <w:sz w:val="24"/>
          <w:szCs w:val="24"/>
        </w:rPr>
        <w:t>Genome Biol</w:t>
      </w:r>
      <w:r w:rsidRPr="00673BF8">
        <w:rPr>
          <w:noProof/>
          <w:sz w:val="24"/>
          <w:szCs w:val="24"/>
        </w:rPr>
        <w:t xml:space="preserve"> 2018;19: 15. </w:t>
      </w:r>
      <w:hyperlink r:id="rId19" w:history="1">
        <w:r w:rsidRPr="00673BF8">
          <w:rPr>
            <w:rStyle w:val="Hyperlink"/>
            <w:noProof/>
            <w:sz w:val="24"/>
            <w:szCs w:val="24"/>
          </w:rPr>
          <w:t>https://doi.org/10.1186/s13059-017-1382-0</w:t>
        </w:r>
      </w:hyperlink>
    </w:p>
    <w:p w14:paraId="0082C5FD" w14:textId="213563B5" w:rsidR="00A22C98" w:rsidRPr="00673BF8" w:rsidRDefault="00A22C98" w:rsidP="00A22C98">
      <w:pPr>
        <w:pStyle w:val="EndNoteBibliography"/>
        <w:ind w:left="720" w:hanging="720"/>
        <w:rPr>
          <w:noProof/>
          <w:sz w:val="24"/>
          <w:szCs w:val="24"/>
        </w:rPr>
      </w:pPr>
      <w:r w:rsidRPr="00673BF8">
        <w:rPr>
          <w:noProof/>
          <w:sz w:val="24"/>
          <w:szCs w:val="24"/>
        </w:rPr>
        <w:t>11.</w:t>
      </w:r>
      <w:r w:rsidRPr="00673BF8">
        <w:rPr>
          <w:noProof/>
          <w:sz w:val="24"/>
          <w:szCs w:val="24"/>
        </w:rPr>
        <w:tab/>
        <w:t>Hao Y, Hao S, Andersen-Nissen E</w:t>
      </w:r>
      <w:r w:rsidRPr="00673BF8">
        <w:rPr>
          <w:i/>
          <w:noProof/>
          <w:sz w:val="24"/>
          <w:szCs w:val="24"/>
        </w:rPr>
        <w:t xml:space="preserve"> et al.</w:t>
      </w:r>
      <w:r w:rsidRPr="00673BF8">
        <w:rPr>
          <w:noProof/>
          <w:sz w:val="24"/>
          <w:szCs w:val="24"/>
        </w:rPr>
        <w:t xml:space="preserve"> Integrated analysis of multimodal single-cell data. </w:t>
      </w:r>
      <w:r w:rsidRPr="00673BF8">
        <w:rPr>
          <w:i/>
          <w:noProof/>
          <w:sz w:val="24"/>
          <w:szCs w:val="24"/>
        </w:rPr>
        <w:t>Cell</w:t>
      </w:r>
      <w:r w:rsidRPr="00673BF8">
        <w:rPr>
          <w:noProof/>
          <w:sz w:val="24"/>
          <w:szCs w:val="24"/>
        </w:rPr>
        <w:t xml:space="preserve"> 2021;184: 3573-3587 e3529. </w:t>
      </w:r>
      <w:hyperlink r:id="rId20" w:history="1">
        <w:r w:rsidRPr="00673BF8">
          <w:rPr>
            <w:rStyle w:val="Hyperlink"/>
            <w:noProof/>
            <w:sz w:val="24"/>
            <w:szCs w:val="24"/>
          </w:rPr>
          <w:t>https://doi.org/10.1016/j.cell.2021.04.048</w:t>
        </w:r>
      </w:hyperlink>
    </w:p>
    <w:p w14:paraId="6B6EEEB5" w14:textId="2E2E866E" w:rsidR="00A22C98" w:rsidRPr="00673BF8" w:rsidRDefault="00A22C98" w:rsidP="00A22C98">
      <w:pPr>
        <w:pStyle w:val="EndNoteBibliography"/>
        <w:ind w:left="720" w:hanging="720"/>
        <w:rPr>
          <w:noProof/>
          <w:sz w:val="24"/>
          <w:szCs w:val="24"/>
        </w:rPr>
      </w:pPr>
      <w:r w:rsidRPr="00673BF8">
        <w:rPr>
          <w:noProof/>
          <w:sz w:val="24"/>
          <w:szCs w:val="24"/>
        </w:rPr>
        <w:t>12.</w:t>
      </w:r>
      <w:r w:rsidRPr="00673BF8">
        <w:rPr>
          <w:noProof/>
          <w:sz w:val="24"/>
          <w:szCs w:val="24"/>
        </w:rPr>
        <w:tab/>
        <w:t>Hao Y, Stuart T, Kowalski MH</w:t>
      </w:r>
      <w:r w:rsidRPr="00673BF8">
        <w:rPr>
          <w:i/>
          <w:noProof/>
          <w:sz w:val="24"/>
          <w:szCs w:val="24"/>
        </w:rPr>
        <w:t xml:space="preserve"> et al.</w:t>
      </w:r>
      <w:r w:rsidRPr="00673BF8">
        <w:rPr>
          <w:noProof/>
          <w:sz w:val="24"/>
          <w:szCs w:val="24"/>
        </w:rPr>
        <w:t xml:space="preserve"> Dictionary learning for integrative, multimodal and scalable single-cell analysis. </w:t>
      </w:r>
      <w:r w:rsidRPr="00673BF8">
        <w:rPr>
          <w:i/>
          <w:noProof/>
          <w:sz w:val="24"/>
          <w:szCs w:val="24"/>
        </w:rPr>
        <w:t>Nat Biotechnol</w:t>
      </w:r>
      <w:r w:rsidRPr="00673BF8">
        <w:rPr>
          <w:noProof/>
          <w:sz w:val="24"/>
          <w:szCs w:val="24"/>
        </w:rPr>
        <w:t xml:space="preserve"> 2024;42: 293-304. </w:t>
      </w:r>
      <w:hyperlink r:id="rId21" w:history="1">
        <w:r w:rsidRPr="00673BF8">
          <w:rPr>
            <w:rStyle w:val="Hyperlink"/>
            <w:noProof/>
            <w:sz w:val="24"/>
            <w:szCs w:val="24"/>
          </w:rPr>
          <w:t>https://doi.org/10.1038/s41587-023-01767-y</w:t>
        </w:r>
      </w:hyperlink>
    </w:p>
    <w:p w14:paraId="73E3C3D6" w14:textId="0397A511" w:rsidR="00A22C98" w:rsidRPr="00673BF8" w:rsidRDefault="00A22C98" w:rsidP="00A22C98">
      <w:pPr>
        <w:pStyle w:val="EndNoteBibliography"/>
        <w:ind w:left="720" w:hanging="720"/>
        <w:rPr>
          <w:noProof/>
          <w:sz w:val="24"/>
          <w:szCs w:val="24"/>
        </w:rPr>
      </w:pPr>
      <w:r w:rsidRPr="00673BF8">
        <w:rPr>
          <w:noProof/>
          <w:sz w:val="24"/>
          <w:szCs w:val="24"/>
        </w:rPr>
        <w:t>13.</w:t>
      </w:r>
      <w:r w:rsidRPr="00673BF8">
        <w:rPr>
          <w:noProof/>
          <w:sz w:val="24"/>
          <w:szCs w:val="24"/>
        </w:rPr>
        <w:tab/>
        <w:t>Cancer Genome Atlas Research N, Weinstein JN, Collisson EA</w:t>
      </w:r>
      <w:r w:rsidRPr="00673BF8">
        <w:rPr>
          <w:i/>
          <w:noProof/>
          <w:sz w:val="24"/>
          <w:szCs w:val="24"/>
        </w:rPr>
        <w:t xml:space="preserve"> et al.</w:t>
      </w:r>
      <w:r w:rsidRPr="00673BF8">
        <w:rPr>
          <w:noProof/>
          <w:sz w:val="24"/>
          <w:szCs w:val="24"/>
        </w:rPr>
        <w:t xml:space="preserve"> The Cancer Genome Atlas Pan-Cancer analysis project. </w:t>
      </w:r>
      <w:r w:rsidRPr="00673BF8">
        <w:rPr>
          <w:i/>
          <w:noProof/>
          <w:sz w:val="24"/>
          <w:szCs w:val="24"/>
        </w:rPr>
        <w:t>Nat Genet</w:t>
      </w:r>
      <w:r w:rsidRPr="00673BF8">
        <w:rPr>
          <w:noProof/>
          <w:sz w:val="24"/>
          <w:szCs w:val="24"/>
        </w:rPr>
        <w:t xml:space="preserve"> 2013;45: 1113-1120. </w:t>
      </w:r>
      <w:hyperlink r:id="rId22" w:history="1">
        <w:r w:rsidRPr="00673BF8">
          <w:rPr>
            <w:rStyle w:val="Hyperlink"/>
            <w:noProof/>
            <w:sz w:val="24"/>
            <w:szCs w:val="24"/>
          </w:rPr>
          <w:t>https://doi.org/10.1038/ng.2764</w:t>
        </w:r>
      </w:hyperlink>
    </w:p>
    <w:p w14:paraId="24CE9FBE" w14:textId="776CDC4E" w:rsidR="00A22C98" w:rsidRPr="00673BF8" w:rsidRDefault="00A22C98" w:rsidP="00A22C98">
      <w:pPr>
        <w:pStyle w:val="EndNoteBibliography"/>
        <w:ind w:left="720" w:hanging="720"/>
        <w:rPr>
          <w:noProof/>
          <w:sz w:val="24"/>
          <w:szCs w:val="24"/>
        </w:rPr>
      </w:pPr>
      <w:r w:rsidRPr="00673BF8">
        <w:rPr>
          <w:noProof/>
          <w:sz w:val="24"/>
          <w:szCs w:val="24"/>
        </w:rPr>
        <w:t>14.</w:t>
      </w:r>
      <w:r w:rsidRPr="00673BF8">
        <w:rPr>
          <w:noProof/>
          <w:sz w:val="24"/>
          <w:szCs w:val="24"/>
        </w:rPr>
        <w:tab/>
        <w:t>Colaprico A, Silva TC, Olsen C</w:t>
      </w:r>
      <w:r w:rsidRPr="00673BF8">
        <w:rPr>
          <w:i/>
          <w:noProof/>
          <w:sz w:val="24"/>
          <w:szCs w:val="24"/>
        </w:rPr>
        <w:t xml:space="preserve"> et al.</w:t>
      </w:r>
      <w:r w:rsidRPr="00673BF8">
        <w:rPr>
          <w:noProof/>
          <w:sz w:val="24"/>
          <w:szCs w:val="24"/>
        </w:rPr>
        <w:t xml:space="preserve"> TCGAbiolinks: an R/Bioconductor package for integrative analysis of TCGA data. </w:t>
      </w:r>
      <w:r w:rsidRPr="00673BF8">
        <w:rPr>
          <w:i/>
          <w:noProof/>
          <w:sz w:val="24"/>
          <w:szCs w:val="24"/>
        </w:rPr>
        <w:t>Nucleic Acids Res</w:t>
      </w:r>
      <w:r w:rsidRPr="00673BF8">
        <w:rPr>
          <w:noProof/>
          <w:sz w:val="24"/>
          <w:szCs w:val="24"/>
        </w:rPr>
        <w:t xml:space="preserve"> 2016;44: e71. </w:t>
      </w:r>
      <w:hyperlink r:id="rId23" w:history="1">
        <w:r w:rsidRPr="00673BF8">
          <w:rPr>
            <w:rStyle w:val="Hyperlink"/>
            <w:noProof/>
            <w:sz w:val="24"/>
            <w:szCs w:val="24"/>
          </w:rPr>
          <w:t>https://doi.org/10.1093/nar/gkv1507</w:t>
        </w:r>
      </w:hyperlink>
    </w:p>
    <w:p w14:paraId="793A8A59" w14:textId="011C59E2" w:rsidR="00A22C98" w:rsidRPr="00673BF8" w:rsidRDefault="00A22C98" w:rsidP="00A22C98">
      <w:pPr>
        <w:pStyle w:val="EndNoteBibliography"/>
        <w:ind w:left="720" w:hanging="720"/>
        <w:rPr>
          <w:noProof/>
          <w:sz w:val="24"/>
          <w:szCs w:val="24"/>
        </w:rPr>
      </w:pPr>
      <w:r w:rsidRPr="00673BF8">
        <w:rPr>
          <w:noProof/>
          <w:sz w:val="24"/>
          <w:szCs w:val="24"/>
        </w:rPr>
        <w:t>15.</w:t>
      </w:r>
      <w:r w:rsidRPr="00673BF8">
        <w:rPr>
          <w:noProof/>
          <w:sz w:val="24"/>
          <w:szCs w:val="24"/>
        </w:rPr>
        <w:tab/>
        <w:t>Cerami E, Gao J, Dogrusoz U</w:t>
      </w:r>
      <w:r w:rsidRPr="00673BF8">
        <w:rPr>
          <w:i/>
          <w:noProof/>
          <w:sz w:val="24"/>
          <w:szCs w:val="24"/>
        </w:rPr>
        <w:t xml:space="preserve"> et al.</w:t>
      </w:r>
      <w:r w:rsidRPr="00673BF8">
        <w:rPr>
          <w:noProof/>
          <w:sz w:val="24"/>
          <w:szCs w:val="24"/>
        </w:rPr>
        <w:t xml:space="preserve"> The cBio cancer genomics portal: an open platform for exploring multidimensional cancer genomics data. </w:t>
      </w:r>
      <w:r w:rsidRPr="00673BF8">
        <w:rPr>
          <w:i/>
          <w:noProof/>
          <w:sz w:val="24"/>
          <w:szCs w:val="24"/>
        </w:rPr>
        <w:t>Cancer Discov</w:t>
      </w:r>
      <w:r w:rsidRPr="00673BF8">
        <w:rPr>
          <w:noProof/>
          <w:sz w:val="24"/>
          <w:szCs w:val="24"/>
        </w:rPr>
        <w:t xml:space="preserve"> 2012;2: 401-404. </w:t>
      </w:r>
      <w:hyperlink r:id="rId24" w:history="1">
        <w:r w:rsidRPr="00673BF8">
          <w:rPr>
            <w:rStyle w:val="Hyperlink"/>
            <w:noProof/>
            <w:sz w:val="24"/>
            <w:szCs w:val="24"/>
          </w:rPr>
          <w:t>https://doi.org/10.1158/2159-8290.CD-12-0095</w:t>
        </w:r>
      </w:hyperlink>
    </w:p>
    <w:p w14:paraId="396E902B" w14:textId="20DDAB8A" w:rsidR="00A22C98" w:rsidRPr="00673BF8" w:rsidRDefault="00A22C98" w:rsidP="00A22C98">
      <w:pPr>
        <w:pStyle w:val="EndNoteBibliography"/>
        <w:ind w:left="720" w:hanging="720"/>
        <w:rPr>
          <w:noProof/>
          <w:sz w:val="24"/>
          <w:szCs w:val="24"/>
        </w:rPr>
      </w:pPr>
      <w:r w:rsidRPr="00673BF8">
        <w:rPr>
          <w:noProof/>
          <w:sz w:val="24"/>
          <w:szCs w:val="24"/>
        </w:rPr>
        <w:t>16.</w:t>
      </w:r>
      <w:r w:rsidRPr="00673BF8">
        <w:rPr>
          <w:noProof/>
          <w:sz w:val="24"/>
          <w:szCs w:val="24"/>
        </w:rPr>
        <w:tab/>
        <w:t>Perou CM, Sorlie T, Eisen MB</w:t>
      </w:r>
      <w:r w:rsidRPr="00673BF8">
        <w:rPr>
          <w:i/>
          <w:noProof/>
          <w:sz w:val="24"/>
          <w:szCs w:val="24"/>
        </w:rPr>
        <w:t xml:space="preserve"> et al.</w:t>
      </w:r>
      <w:r w:rsidRPr="00673BF8">
        <w:rPr>
          <w:noProof/>
          <w:sz w:val="24"/>
          <w:szCs w:val="24"/>
        </w:rPr>
        <w:t xml:space="preserve"> Molecular portraits of human breast tumours. </w:t>
      </w:r>
      <w:r w:rsidRPr="00673BF8">
        <w:rPr>
          <w:i/>
          <w:noProof/>
          <w:sz w:val="24"/>
          <w:szCs w:val="24"/>
        </w:rPr>
        <w:t>Nature</w:t>
      </w:r>
      <w:r w:rsidRPr="00673BF8">
        <w:rPr>
          <w:noProof/>
          <w:sz w:val="24"/>
          <w:szCs w:val="24"/>
        </w:rPr>
        <w:t xml:space="preserve"> 2000;406: 747-752. </w:t>
      </w:r>
      <w:hyperlink r:id="rId25" w:history="1">
        <w:r w:rsidRPr="00673BF8">
          <w:rPr>
            <w:rStyle w:val="Hyperlink"/>
            <w:noProof/>
            <w:sz w:val="24"/>
            <w:szCs w:val="24"/>
          </w:rPr>
          <w:t>https://doi.org/10.1038/35021093</w:t>
        </w:r>
      </w:hyperlink>
    </w:p>
    <w:p w14:paraId="1B51B703" w14:textId="7BA5A7E2" w:rsidR="00A22C98" w:rsidRPr="00673BF8" w:rsidRDefault="00A22C98" w:rsidP="00A22C98">
      <w:pPr>
        <w:pStyle w:val="EndNoteBibliography"/>
        <w:ind w:left="720" w:hanging="720"/>
        <w:rPr>
          <w:noProof/>
          <w:sz w:val="24"/>
          <w:szCs w:val="24"/>
        </w:rPr>
      </w:pPr>
      <w:r w:rsidRPr="00673BF8">
        <w:rPr>
          <w:noProof/>
          <w:sz w:val="24"/>
          <w:szCs w:val="24"/>
        </w:rPr>
        <w:t>17.</w:t>
      </w:r>
      <w:r w:rsidRPr="00673BF8">
        <w:rPr>
          <w:noProof/>
          <w:sz w:val="24"/>
          <w:szCs w:val="24"/>
        </w:rPr>
        <w:tab/>
        <w:t>Parker JS, Mullins M, Cheang MC</w:t>
      </w:r>
      <w:r w:rsidRPr="00673BF8">
        <w:rPr>
          <w:i/>
          <w:noProof/>
          <w:sz w:val="24"/>
          <w:szCs w:val="24"/>
        </w:rPr>
        <w:t xml:space="preserve"> et al.</w:t>
      </w:r>
      <w:r w:rsidRPr="00673BF8">
        <w:rPr>
          <w:noProof/>
          <w:sz w:val="24"/>
          <w:szCs w:val="24"/>
        </w:rPr>
        <w:t xml:space="preserve"> Supervised risk predictor of breast cancer based on intrinsic subtypes. </w:t>
      </w:r>
      <w:r w:rsidRPr="00673BF8">
        <w:rPr>
          <w:i/>
          <w:noProof/>
          <w:sz w:val="24"/>
          <w:szCs w:val="24"/>
        </w:rPr>
        <w:t>J Clin Oncol</w:t>
      </w:r>
      <w:r w:rsidRPr="00673BF8">
        <w:rPr>
          <w:noProof/>
          <w:sz w:val="24"/>
          <w:szCs w:val="24"/>
        </w:rPr>
        <w:t xml:space="preserve"> 2009;27: 1160-1167. </w:t>
      </w:r>
      <w:hyperlink r:id="rId26" w:history="1">
        <w:r w:rsidRPr="00673BF8">
          <w:rPr>
            <w:rStyle w:val="Hyperlink"/>
            <w:noProof/>
            <w:sz w:val="24"/>
            <w:szCs w:val="24"/>
          </w:rPr>
          <w:t>https://doi.org/10.1200/JCO.2008.18.1370</w:t>
        </w:r>
      </w:hyperlink>
    </w:p>
    <w:p w14:paraId="3564461C" w14:textId="059FB979" w:rsidR="00A22C98" w:rsidRPr="00673BF8" w:rsidRDefault="00A22C98" w:rsidP="00A22C98">
      <w:pPr>
        <w:pStyle w:val="EndNoteBibliography"/>
        <w:ind w:left="720" w:hanging="720"/>
        <w:rPr>
          <w:noProof/>
          <w:sz w:val="24"/>
          <w:szCs w:val="24"/>
        </w:rPr>
      </w:pPr>
      <w:r w:rsidRPr="00673BF8">
        <w:rPr>
          <w:noProof/>
          <w:sz w:val="24"/>
          <w:szCs w:val="24"/>
        </w:rPr>
        <w:t>18.</w:t>
      </w:r>
      <w:r w:rsidRPr="00673BF8">
        <w:rPr>
          <w:noProof/>
          <w:sz w:val="24"/>
          <w:szCs w:val="24"/>
        </w:rPr>
        <w:tab/>
        <w:t xml:space="preserve">Edmondson HA and Steiner PE. Primary carcinoma of the liver: a study of 100 cases among 48,900 necropsies. </w:t>
      </w:r>
      <w:r w:rsidRPr="00673BF8">
        <w:rPr>
          <w:i/>
          <w:noProof/>
          <w:sz w:val="24"/>
          <w:szCs w:val="24"/>
        </w:rPr>
        <w:t>Cancer</w:t>
      </w:r>
      <w:r w:rsidRPr="00673BF8">
        <w:rPr>
          <w:noProof/>
          <w:sz w:val="24"/>
          <w:szCs w:val="24"/>
        </w:rPr>
        <w:t xml:space="preserve"> 1954;7: 462-503. </w:t>
      </w:r>
      <w:hyperlink r:id="rId27" w:history="1">
        <w:r w:rsidRPr="00673BF8">
          <w:rPr>
            <w:rStyle w:val="Hyperlink"/>
            <w:noProof/>
            <w:sz w:val="24"/>
            <w:szCs w:val="24"/>
          </w:rPr>
          <w:t>https://doi.org/10.1002/1097-0142(195405)7:3</w:t>
        </w:r>
      </w:hyperlink>
      <w:r w:rsidRPr="00673BF8">
        <w:rPr>
          <w:noProof/>
          <w:sz w:val="24"/>
          <w:szCs w:val="24"/>
        </w:rPr>
        <w:t>&lt;462::aid-cncr2820070308&gt;3.0.co;2-e</w:t>
      </w:r>
    </w:p>
    <w:p w14:paraId="6AED320B" w14:textId="0F1FABC7" w:rsidR="00A22C98" w:rsidRPr="00673BF8" w:rsidRDefault="00A22C98" w:rsidP="00A22C98">
      <w:pPr>
        <w:pStyle w:val="EndNoteBibliography"/>
        <w:ind w:left="720" w:hanging="720"/>
        <w:rPr>
          <w:noProof/>
          <w:sz w:val="24"/>
          <w:szCs w:val="24"/>
        </w:rPr>
      </w:pPr>
      <w:r w:rsidRPr="00673BF8">
        <w:rPr>
          <w:noProof/>
          <w:sz w:val="24"/>
          <w:szCs w:val="24"/>
        </w:rPr>
        <w:t>19.</w:t>
      </w:r>
      <w:r w:rsidRPr="00673BF8">
        <w:rPr>
          <w:noProof/>
          <w:sz w:val="24"/>
          <w:szCs w:val="24"/>
        </w:rPr>
        <w:tab/>
        <w:t>Tran HTN, Ang KS, Chevrier M</w:t>
      </w:r>
      <w:r w:rsidRPr="00673BF8">
        <w:rPr>
          <w:i/>
          <w:noProof/>
          <w:sz w:val="24"/>
          <w:szCs w:val="24"/>
        </w:rPr>
        <w:t xml:space="preserve"> et al.</w:t>
      </w:r>
      <w:r w:rsidRPr="00673BF8">
        <w:rPr>
          <w:noProof/>
          <w:sz w:val="24"/>
          <w:szCs w:val="24"/>
        </w:rPr>
        <w:t xml:space="preserve"> A benchmark of batch-effect correction methods for single-cell RNA sequencing data. </w:t>
      </w:r>
      <w:r w:rsidRPr="00673BF8">
        <w:rPr>
          <w:i/>
          <w:noProof/>
          <w:sz w:val="24"/>
          <w:szCs w:val="24"/>
        </w:rPr>
        <w:t>Genome Biol</w:t>
      </w:r>
      <w:r w:rsidRPr="00673BF8">
        <w:rPr>
          <w:noProof/>
          <w:sz w:val="24"/>
          <w:szCs w:val="24"/>
        </w:rPr>
        <w:t xml:space="preserve"> 2020;21: 12. </w:t>
      </w:r>
      <w:hyperlink r:id="rId28" w:history="1">
        <w:r w:rsidRPr="00673BF8">
          <w:rPr>
            <w:rStyle w:val="Hyperlink"/>
            <w:noProof/>
            <w:sz w:val="24"/>
            <w:szCs w:val="24"/>
          </w:rPr>
          <w:t>https://doi.org/10.1186/s13059-019-1850-9</w:t>
        </w:r>
      </w:hyperlink>
    </w:p>
    <w:p w14:paraId="7B5C4FD7" w14:textId="5C4EDE86" w:rsidR="00A22C98" w:rsidRPr="00673BF8" w:rsidRDefault="00A22C98" w:rsidP="00A22C98">
      <w:pPr>
        <w:pStyle w:val="EndNoteBibliography"/>
        <w:ind w:left="720" w:hanging="720"/>
        <w:rPr>
          <w:noProof/>
          <w:sz w:val="24"/>
          <w:szCs w:val="24"/>
        </w:rPr>
      </w:pPr>
      <w:r w:rsidRPr="00673BF8">
        <w:rPr>
          <w:noProof/>
          <w:sz w:val="24"/>
          <w:szCs w:val="24"/>
        </w:rPr>
        <w:t>20.</w:t>
      </w:r>
      <w:r w:rsidRPr="00673BF8">
        <w:rPr>
          <w:noProof/>
          <w:sz w:val="24"/>
          <w:szCs w:val="24"/>
        </w:rPr>
        <w:tab/>
        <w:t>Tsai HH, Niu J, Munji R</w:t>
      </w:r>
      <w:r w:rsidRPr="00673BF8">
        <w:rPr>
          <w:i/>
          <w:noProof/>
          <w:sz w:val="24"/>
          <w:szCs w:val="24"/>
        </w:rPr>
        <w:t xml:space="preserve"> et al.</w:t>
      </w:r>
      <w:r w:rsidRPr="00673BF8">
        <w:rPr>
          <w:noProof/>
          <w:sz w:val="24"/>
          <w:szCs w:val="24"/>
        </w:rPr>
        <w:t xml:space="preserve"> Oligodendrocyte precursors migrate along vasculature in the developing nervous system. </w:t>
      </w:r>
      <w:r w:rsidRPr="00673BF8">
        <w:rPr>
          <w:i/>
          <w:noProof/>
          <w:sz w:val="24"/>
          <w:szCs w:val="24"/>
        </w:rPr>
        <w:t>Science</w:t>
      </w:r>
      <w:r w:rsidRPr="00673BF8">
        <w:rPr>
          <w:noProof/>
          <w:sz w:val="24"/>
          <w:szCs w:val="24"/>
        </w:rPr>
        <w:t xml:space="preserve"> 2016;351: 379-384. </w:t>
      </w:r>
      <w:hyperlink r:id="rId29" w:history="1">
        <w:r w:rsidRPr="00673BF8">
          <w:rPr>
            <w:rStyle w:val="Hyperlink"/>
            <w:noProof/>
            <w:sz w:val="24"/>
            <w:szCs w:val="24"/>
          </w:rPr>
          <w:t>https://doi.org/10.1126/science.aad3839</w:t>
        </w:r>
      </w:hyperlink>
    </w:p>
    <w:p w14:paraId="0725DC3C" w14:textId="57EFE858" w:rsidR="00A22C98" w:rsidRPr="00673BF8" w:rsidRDefault="00A22C98" w:rsidP="00A22C98">
      <w:pPr>
        <w:pStyle w:val="EndNoteBibliography"/>
        <w:ind w:left="720" w:hanging="720"/>
        <w:rPr>
          <w:noProof/>
          <w:sz w:val="24"/>
          <w:szCs w:val="24"/>
        </w:rPr>
      </w:pPr>
      <w:r w:rsidRPr="00673BF8">
        <w:rPr>
          <w:noProof/>
          <w:sz w:val="24"/>
          <w:szCs w:val="24"/>
        </w:rPr>
        <w:t>21.</w:t>
      </w:r>
      <w:r w:rsidRPr="00673BF8">
        <w:rPr>
          <w:noProof/>
          <w:sz w:val="24"/>
          <w:szCs w:val="24"/>
        </w:rPr>
        <w:tab/>
        <w:t>Su Y, Wang X, Yang Y</w:t>
      </w:r>
      <w:r w:rsidRPr="00673BF8">
        <w:rPr>
          <w:i/>
          <w:noProof/>
          <w:sz w:val="24"/>
          <w:szCs w:val="24"/>
        </w:rPr>
        <w:t xml:space="preserve"> et al.</w:t>
      </w:r>
      <w:r w:rsidRPr="00673BF8">
        <w:rPr>
          <w:noProof/>
          <w:sz w:val="24"/>
          <w:szCs w:val="24"/>
        </w:rPr>
        <w:t xml:space="preserve"> Astrocyte endfoot formation controls the termination of oligodendrocyte precursor cell perivascular migration during development. </w:t>
      </w:r>
      <w:r w:rsidRPr="00673BF8">
        <w:rPr>
          <w:i/>
          <w:noProof/>
          <w:sz w:val="24"/>
          <w:szCs w:val="24"/>
        </w:rPr>
        <w:t>Neuron</w:t>
      </w:r>
      <w:r w:rsidRPr="00673BF8">
        <w:rPr>
          <w:noProof/>
          <w:sz w:val="24"/>
          <w:szCs w:val="24"/>
        </w:rPr>
        <w:t xml:space="preserve"> 2023;111: 190-201 e198. </w:t>
      </w:r>
      <w:hyperlink r:id="rId30" w:history="1">
        <w:r w:rsidRPr="00673BF8">
          <w:rPr>
            <w:rStyle w:val="Hyperlink"/>
            <w:noProof/>
            <w:sz w:val="24"/>
            <w:szCs w:val="24"/>
          </w:rPr>
          <w:t>https://doi.org/10.1016/j.neuron.2022.10.032</w:t>
        </w:r>
      </w:hyperlink>
    </w:p>
    <w:p w14:paraId="67D6C26F" w14:textId="0B551D3B" w:rsidR="00A22C98" w:rsidRPr="00673BF8" w:rsidRDefault="00A22C98" w:rsidP="00A22C98">
      <w:pPr>
        <w:pStyle w:val="EndNoteBibliography"/>
        <w:ind w:left="720" w:hanging="720"/>
        <w:rPr>
          <w:noProof/>
          <w:sz w:val="24"/>
          <w:szCs w:val="24"/>
        </w:rPr>
      </w:pPr>
      <w:r w:rsidRPr="00673BF8">
        <w:rPr>
          <w:noProof/>
          <w:sz w:val="24"/>
          <w:szCs w:val="24"/>
        </w:rPr>
        <w:lastRenderedPageBreak/>
        <w:t>22.</w:t>
      </w:r>
      <w:r w:rsidRPr="00673BF8">
        <w:rPr>
          <w:noProof/>
          <w:sz w:val="24"/>
          <w:szCs w:val="24"/>
        </w:rPr>
        <w:tab/>
        <w:t>Foerster S, Floriddia EM, van Bruggen D</w:t>
      </w:r>
      <w:r w:rsidRPr="00673BF8">
        <w:rPr>
          <w:i/>
          <w:noProof/>
          <w:sz w:val="24"/>
          <w:szCs w:val="24"/>
        </w:rPr>
        <w:t xml:space="preserve"> et al.</w:t>
      </w:r>
      <w:r w:rsidRPr="00673BF8">
        <w:rPr>
          <w:noProof/>
          <w:sz w:val="24"/>
          <w:szCs w:val="24"/>
        </w:rPr>
        <w:t xml:space="preserve"> Developmental origin of oligodendrocytes determines their function in the adult brain. </w:t>
      </w:r>
      <w:r w:rsidRPr="00673BF8">
        <w:rPr>
          <w:i/>
          <w:noProof/>
          <w:sz w:val="24"/>
          <w:szCs w:val="24"/>
        </w:rPr>
        <w:t>Nat Neurosci</w:t>
      </w:r>
      <w:r w:rsidRPr="00673BF8">
        <w:rPr>
          <w:noProof/>
          <w:sz w:val="24"/>
          <w:szCs w:val="24"/>
        </w:rPr>
        <w:t xml:space="preserve"> 2024;27: 1545-1554. </w:t>
      </w:r>
      <w:hyperlink r:id="rId31" w:history="1">
        <w:r w:rsidRPr="00673BF8">
          <w:rPr>
            <w:rStyle w:val="Hyperlink"/>
            <w:noProof/>
            <w:sz w:val="24"/>
            <w:szCs w:val="24"/>
          </w:rPr>
          <w:t>https://doi.org/10.1038/s41593-024-01666-8</w:t>
        </w:r>
      </w:hyperlink>
    </w:p>
    <w:p w14:paraId="4F922AC6" w14:textId="5909A1D4" w:rsidR="00A22C98" w:rsidRPr="00673BF8" w:rsidRDefault="00A22C98" w:rsidP="00A22C98">
      <w:pPr>
        <w:pStyle w:val="EndNoteBibliography"/>
        <w:ind w:left="720" w:hanging="720"/>
        <w:rPr>
          <w:noProof/>
          <w:sz w:val="24"/>
          <w:szCs w:val="24"/>
        </w:rPr>
      </w:pPr>
      <w:r w:rsidRPr="00673BF8">
        <w:rPr>
          <w:noProof/>
          <w:sz w:val="24"/>
          <w:szCs w:val="24"/>
        </w:rPr>
        <w:t>23.</w:t>
      </w:r>
      <w:r w:rsidRPr="00673BF8">
        <w:rPr>
          <w:noProof/>
          <w:sz w:val="24"/>
          <w:szCs w:val="24"/>
        </w:rPr>
        <w:tab/>
        <w:t xml:space="preserve">Reeber SL, Arancillo M and Sillitoe RV. Bergmann glia are patterned into topographic molecular zones in the cerebellum. </w:t>
      </w:r>
      <w:r w:rsidRPr="00673BF8">
        <w:rPr>
          <w:i/>
          <w:noProof/>
          <w:sz w:val="24"/>
          <w:szCs w:val="24"/>
        </w:rPr>
        <w:t>Cerebellum</w:t>
      </w:r>
      <w:r w:rsidRPr="00673BF8">
        <w:rPr>
          <w:noProof/>
          <w:sz w:val="24"/>
          <w:szCs w:val="24"/>
        </w:rPr>
        <w:t xml:space="preserve"> 2015;14: 392-403. </w:t>
      </w:r>
      <w:hyperlink r:id="rId32" w:history="1">
        <w:r w:rsidRPr="00673BF8">
          <w:rPr>
            <w:rStyle w:val="Hyperlink"/>
            <w:noProof/>
            <w:sz w:val="24"/>
            <w:szCs w:val="24"/>
          </w:rPr>
          <w:t>https://doi.org/10.1007/s12311-015-0665-4</w:t>
        </w:r>
      </w:hyperlink>
    </w:p>
    <w:p w14:paraId="12236320" w14:textId="756FCDB1" w:rsidR="00A22C98" w:rsidRPr="00673BF8" w:rsidRDefault="00A22C98" w:rsidP="00A22C98">
      <w:pPr>
        <w:pStyle w:val="EndNoteBibliography"/>
        <w:ind w:left="720" w:hanging="720"/>
        <w:rPr>
          <w:noProof/>
          <w:sz w:val="24"/>
          <w:szCs w:val="24"/>
        </w:rPr>
      </w:pPr>
      <w:r w:rsidRPr="00673BF8">
        <w:rPr>
          <w:noProof/>
          <w:sz w:val="24"/>
          <w:szCs w:val="24"/>
        </w:rPr>
        <w:t>24.</w:t>
      </w:r>
      <w:r w:rsidRPr="00673BF8">
        <w:rPr>
          <w:noProof/>
          <w:sz w:val="24"/>
          <w:szCs w:val="24"/>
        </w:rPr>
        <w:tab/>
        <w:t>Zhang Y, Li D, Cai Y</w:t>
      </w:r>
      <w:r w:rsidRPr="00673BF8">
        <w:rPr>
          <w:i/>
          <w:noProof/>
          <w:sz w:val="24"/>
          <w:szCs w:val="24"/>
        </w:rPr>
        <w:t xml:space="preserve"> et al.</w:t>
      </w:r>
      <w:r w:rsidRPr="00673BF8">
        <w:rPr>
          <w:noProof/>
          <w:sz w:val="24"/>
          <w:szCs w:val="24"/>
        </w:rPr>
        <w:t xml:space="preserve"> Astrocyte allocation during brain development is controlled by Tcf4-mediated fate restriction. </w:t>
      </w:r>
      <w:r w:rsidRPr="00673BF8">
        <w:rPr>
          <w:i/>
          <w:noProof/>
          <w:sz w:val="24"/>
          <w:szCs w:val="24"/>
        </w:rPr>
        <w:t>EMBO J</w:t>
      </w:r>
      <w:r w:rsidRPr="00673BF8">
        <w:rPr>
          <w:noProof/>
          <w:sz w:val="24"/>
          <w:szCs w:val="24"/>
        </w:rPr>
        <w:t xml:space="preserve"> 2024;43: 5114-5140. </w:t>
      </w:r>
      <w:hyperlink r:id="rId33" w:history="1">
        <w:r w:rsidRPr="00673BF8">
          <w:rPr>
            <w:rStyle w:val="Hyperlink"/>
            <w:noProof/>
            <w:sz w:val="24"/>
            <w:szCs w:val="24"/>
          </w:rPr>
          <w:t>https://doi.org/10.1038/s44318-024-00218-x</w:t>
        </w:r>
      </w:hyperlink>
    </w:p>
    <w:p w14:paraId="45816578" w14:textId="5E9B8076" w:rsidR="00A22C98" w:rsidRPr="00673BF8" w:rsidRDefault="00A22C98" w:rsidP="00A22C98">
      <w:pPr>
        <w:pStyle w:val="EndNoteBibliography"/>
        <w:ind w:left="720" w:hanging="720"/>
        <w:rPr>
          <w:noProof/>
          <w:sz w:val="24"/>
          <w:szCs w:val="24"/>
        </w:rPr>
      </w:pPr>
      <w:r w:rsidRPr="00673BF8">
        <w:rPr>
          <w:noProof/>
          <w:sz w:val="24"/>
          <w:szCs w:val="24"/>
        </w:rPr>
        <w:t>25.</w:t>
      </w:r>
      <w:r w:rsidRPr="00673BF8">
        <w:rPr>
          <w:noProof/>
          <w:sz w:val="24"/>
          <w:szCs w:val="24"/>
        </w:rPr>
        <w:tab/>
        <w:t xml:space="preserve">Tan YL, Yuan Y and Tian L. Microglial regional heterogeneity and its role in the brain. </w:t>
      </w:r>
      <w:r w:rsidRPr="00673BF8">
        <w:rPr>
          <w:i/>
          <w:noProof/>
          <w:sz w:val="24"/>
          <w:szCs w:val="24"/>
        </w:rPr>
        <w:t>Mol Psychiatry</w:t>
      </w:r>
      <w:r w:rsidRPr="00673BF8">
        <w:rPr>
          <w:noProof/>
          <w:sz w:val="24"/>
          <w:szCs w:val="24"/>
        </w:rPr>
        <w:t xml:space="preserve"> 2020;25: 351-367. </w:t>
      </w:r>
      <w:hyperlink r:id="rId34" w:history="1">
        <w:r w:rsidRPr="00673BF8">
          <w:rPr>
            <w:rStyle w:val="Hyperlink"/>
            <w:noProof/>
            <w:sz w:val="24"/>
            <w:szCs w:val="24"/>
          </w:rPr>
          <w:t>https://doi.org/10.1038/s41380-019-0609-8</w:t>
        </w:r>
      </w:hyperlink>
    </w:p>
    <w:p w14:paraId="45C36577" w14:textId="32A3B8B0" w:rsidR="00A22C98" w:rsidRPr="00673BF8" w:rsidRDefault="00A22C98" w:rsidP="00A22C98">
      <w:pPr>
        <w:pStyle w:val="EndNoteBibliography"/>
        <w:ind w:left="720" w:hanging="720"/>
        <w:rPr>
          <w:noProof/>
          <w:sz w:val="24"/>
          <w:szCs w:val="24"/>
        </w:rPr>
      </w:pPr>
      <w:r w:rsidRPr="00673BF8">
        <w:rPr>
          <w:noProof/>
          <w:sz w:val="24"/>
          <w:szCs w:val="24"/>
        </w:rPr>
        <w:t>26.</w:t>
      </w:r>
      <w:r w:rsidRPr="00673BF8">
        <w:rPr>
          <w:noProof/>
          <w:sz w:val="24"/>
          <w:szCs w:val="24"/>
        </w:rPr>
        <w:tab/>
        <w:t xml:space="preserve">Shemer A and Jung S. The molecular determinants of microglial developmental colonization. </w:t>
      </w:r>
      <w:r w:rsidRPr="00673BF8">
        <w:rPr>
          <w:i/>
          <w:noProof/>
          <w:sz w:val="24"/>
          <w:szCs w:val="24"/>
        </w:rPr>
        <w:t>Nat Rev Neurosci</w:t>
      </w:r>
      <w:r w:rsidRPr="00673BF8">
        <w:rPr>
          <w:noProof/>
          <w:sz w:val="24"/>
          <w:szCs w:val="24"/>
        </w:rPr>
        <w:t xml:space="preserve"> 2024;25: 414-427. </w:t>
      </w:r>
      <w:hyperlink r:id="rId35" w:history="1">
        <w:r w:rsidRPr="00673BF8">
          <w:rPr>
            <w:rStyle w:val="Hyperlink"/>
            <w:noProof/>
            <w:sz w:val="24"/>
            <w:szCs w:val="24"/>
          </w:rPr>
          <w:t>https://doi.org/10.1038/s41583-024-00808-6</w:t>
        </w:r>
      </w:hyperlink>
    </w:p>
    <w:p w14:paraId="0F774C09" w14:textId="2910D9E0" w:rsidR="00A22C98" w:rsidRPr="00673BF8" w:rsidRDefault="00A22C98" w:rsidP="00A22C98">
      <w:pPr>
        <w:pStyle w:val="EndNoteBibliography"/>
        <w:ind w:left="720" w:hanging="720"/>
        <w:rPr>
          <w:noProof/>
          <w:sz w:val="24"/>
          <w:szCs w:val="24"/>
        </w:rPr>
      </w:pPr>
      <w:r w:rsidRPr="00673BF8">
        <w:rPr>
          <w:noProof/>
          <w:sz w:val="24"/>
          <w:szCs w:val="24"/>
        </w:rPr>
        <w:t>27.</w:t>
      </w:r>
      <w:r w:rsidRPr="00673BF8">
        <w:rPr>
          <w:noProof/>
          <w:sz w:val="24"/>
          <w:szCs w:val="24"/>
        </w:rPr>
        <w:tab/>
        <w:t>Menassa DA, Muntslag TAO, Martin-Estebane M</w:t>
      </w:r>
      <w:r w:rsidRPr="00673BF8">
        <w:rPr>
          <w:i/>
          <w:noProof/>
          <w:sz w:val="24"/>
          <w:szCs w:val="24"/>
        </w:rPr>
        <w:t xml:space="preserve"> et al.</w:t>
      </w:r>
      <w:r w:rsidRPr="00673BF8">
        <w:rPr>
          <w:noProof/>
          <w:sz w:val="24"/>
          <w:szCs w:val="24"/>
        </w:rPr>
        <w:t xml:space="preserve"> The spatiotemporal dynamics of microglia across the human lifespan. </w:t>
      </w:r>
      <w:r w:rsidRPr="00673BF8">
        <w:rPr>
          <w:i/>
          <w:noProof/>
          <w:sz w:val="24"/>
          <w:szCs w:val="24"/>
        </w:rPr>
        <w:t>Dev Cell</w:t>
      </w:r>
      <w:r w:rsidRPr="00673BF8">
        <w:rPr>
          <w:noProof/>
          <w:sz w:val="24"/>
          <w:szCs w:val="24"/>
        </w:rPr>
        <w:t xml:space="preserve"> 2022;57: 2127-2139 e2126. </w:t>
      </w:r>
      <w:hyperlink r:id="rId36" w:history="1">
        <w:r w:rsidRPr="00673BF8">
          <w:rPr>
            <w:rStyle w:val="Hyperlink"/>
            <w:noProof/>
            <w:sz w:val="24"/>
            <w:szCs w:val="24"/>
          </w:rPr>
          <w:t>https://doi.org/10.1016/j.devcel.2022.07.015</w:t>
        </w:r>
      </w:hyperlink>
    </w:p>
    <w:p w14:paraId="6734A405" w14:textId="6BA63802" w:rsidR="00A22C98" w:rsidRPr="00673BF8" w:rsidRDefault="00A22C98" w:rsidP="00A22C98">
      <w:pPr>
        <w:pStyle w:val="EndNoteBibliography"/>
        <w:ind w:left="720" w:hanging="720"/>
        <w:rPr>
          <w:noProof/>
          <w:sz w:val="24"/>
          <w:szCs w:val="24"/>
        </w:rPr>
      </w:pPr>
      <w:r w:rsidRPr="00673BF8">
        <w:rPr>
          <w:noProof/>
          <w:sz w:val="24"/>
          <w:szCs w:val="24"/>
        </w:rPr>
        <w:t>28.</w:t>
      </w:r>
      <w:r w:rsidRPr="00673BF8">
        <w:rPr>
          <w:noProof/>
          <w:sz w:val="24"/>
          <w:szCs w:val="24"/>
        </w:rPr>
        <w:tab/>
        <w:t>Barry-Carroll L, Greulich P, Marshall AR</w:t>
      </w:r>
      <w:r w:rsidRPr="00673BF8">
        <w:rPr>
          <w:i/>
          <w:noProof/>
          <w:sz w:val="24"/>
          <w:szCs w:val="24"/>
        </w:rPr>
        <w:t xml:space="preserve"> et al.</w:t>
      </w:r>
      <w:r w:rsidRPr="00673BF8">
        <w:rPr>
          <w:noProof/>
          <w:sz w:val="24"/>
          <w:szCs w:val="24"/>
        </w:rPr>
        <w:t xml:space="preserve"> Microglia colonize the developing brain by clonal expansion of highly proliferative progenitors, following allometric scaling. </w:t>
      </w:r>
      <w:r w:rsidRPr="00673BF8">
        <w:rPr>
          <w:i/>
          <w:noProof/>
          <w:sz w:val="24"/>
          <w:szCs w:val="24"/>
        </w:rPr>
        <w:t>Cell Rep</w:t>
      </w:r>
      <w:r w:rsidRPr="00673BF8">
        <w:rPr>
          <w:noProof/>
          <w:sz w:val="24"/>
          <w:szCs w:val="24"/>
        </w:rPr>
        <w:t xml:space="preserve"> 2023;42: 112425. </w:t>
      </w:r>
      <w:hyperlink r:id="rId37" w:history="1">
        <w:r w:rsidRPr="00673BF8">
          <w:rPr>
            <w:rStyle w:val="Hyperlink"/>
            <w:noProof/>
            <w:sz w:val="24"/>
            <w:szCs w:val="24"/>
          </w:rPr>
          <w:t>https://doi.org/10.1016/j.celrep.2023.112425</w:t>
        </w:r>
      </w:hyperlink>
    </w:p>
    <w:p w14:paraId="3A375E06" w14:textId="6CA7831D" w:rsidR="00A22C98" w:rsidRPr="00673BF8" w:rsidRDefault="00A22C98" w:rsidP="00A22C98">
      <w:pPr>
        <w:pStyle w:val="EndNoteBibliography"/>
        <w:ind w:left="720" w:hanging="720"/>
        <w:rPr>
          <w:noProof/>
          <w:sz w:val="24"/>
          <w:szCs w:val="24"/>
        </w:rPr>
      </w:pPr>
      <w:r w:rsidRPr="00673BF8">
        <w:rPr>
          <w:noProof/>
          <w:sz w:val="24"/>
          <w:szCs w:val="24"/>
        </w:rPr>
        <w:t>29.</w:t>
      </w:r>
      <w:r w:rsidRPr="00673BF8">
        <w:rPr>
          <w:noProof/>
          <w:sz w:val="24"/>
          <w:szCs w:val="24"/>
        </w:rPr>
        <w:tab/>
        <w:t>Schaffenrath J, Huang SF, Wyss T</w:t>
      </w:r>
      <w:r w:rsidRPr="00673BF8">
        <w:rPr>
          <w:i/>
          <w:noProof/>
          <w:sz w:val="24"/>
          <w:szCs w:val="24"/>
        </w:rPr>
        <w:t xml:space="preserve"> et al.</w:t>
      </w:r>
      <w:r w:rsidRPr="00673BF8">
        <w:rPr>
          <w:noProof/>
          <w:sz w:val="24"/>
          <w:szCs w:val="24"/>
        </w:rPr>
        <w:t xml:space="preserve"> Characteristics of blood-brain barrier heterogeneity between brain regions. </w:t>
      </w:r>
      <w:r w:rsidRPr="00673BF8">
        <w:rPr>
          <w:i/>
          <w:noProof/>
          <w:sz w:val="24"/>
          <w:szCs w:val="24"/>
        </w:rPr>
        <w:t>Nat Neurosci</w:t>
      </w:r>
      <w:r w:rsidRPr="00673BF8">
        <w:rPr>
          <w:noProof/>
          <w:sz w:val="24"/>
          <w:szCs w:val="24"/>
        </w:rPr>
        <w:t xml:space="preserve"> 2024;27: 1851-1865. </w:t>
      </w:r>
      <w:hyperlink r:id="rId38" w:history="1">
        <w:r w:rsidRPr="00673BF8">
          <w:rPr>
            <w:rStyle w:val="Hyperlink"/>
            <w:noProof/>
            <w:sz w:val="24"/>
            <w:szCs w:val="24"/>
          </w:rPr>
          <w:t>https://doi.org/10.1038/s41593-024-01734-5</w:t>
        </w:r>
      </w:hyperlink>
    </w:p>
    <w:p w14:paraId="30A46394" w14:textId="4FBF835C" w:rsidR="00A22C98" w:rsidRPr="00673BF8" w:rsidRDefault="00A22C98" w:rsidP="00A22C98">
      <w:pPr>
        <w:pStyle w:val="EndNoteBibliography"/>
        <w:ind w:left="720" w:hanging="720"/>
        <w:rPr>
          <w:noProof/>
          <w:sz w:val="24"/>
          <w:szCs w:val="24"/>
        </w:rPr>
      </w:pPr>
      <w:r w:rsidRPr="00673BF8">
        <w:rPr>
          <w:noProof/>
          <w:sz w:val="24"/>
          <w:szCs w:val="24"/>
        </w:rPr>
        <w:t>30.</w:t>
      </w:r>
      <w:r w:rsidRPr="00673BF8">
        <w:rPr>
          <w:noProof/>
          <w:sz w:val="24"/>
          <w:szCs w:val="24"/>
        </w:rPr>
        <w:tab/>
        <w:t>Jones HE, Coelho-Santos V, Bonney SK</w:t>
      </w:r>
      <w:r w:rsidRPr="00673BF8">
        <w:rPr>
          <w:i/>
          <w:noProof/>
          <w:sz w:val="24"/>
          <w:szCs w:val="24"/>
        </w:rPr>
        <w:t xml:space="preserve"> et al.</w:t>
      </w:r>
      <w:r w:rsidRPr="00673BF8">
        <w:rPr>
          <w:noProof/>
          <w:sz w:val="24"/>
          <w:szCs w:val="24"/>
        </w:rPr>
        <w:t xml:space="preserve"> Meningeal origins and dynamics of perivascular fibroblast development on the mouse cerebral vasculature. </w:t>
      </w:r>
      <w:r w:rsidRPr="00673BF8">
        <w:rPr>
          <w:i/>
          <w:noProof/>
          <w:sz w:val="24"/>
          <w:szCs w:val="24"/>
        </w:rPr>
        <w:t>Development</w:t>
      </w:r>
      <w:r w:rsidRPr="00673BF8">
        <w:rPr>
          <w:noProof/>
          <w:sz w:val="24"/>
          <w:szCs w:val="24"/>
        </w:rPr>
        <w:t xml:space="preserve"> 2023;150: dev201805. </w:t>
      </w:r>
      <w:hyperlink r:id="rId39" w:history="1">
        <w:r w:rsidRPr="00673BF8">
          <w:rPr>
            <w:rStyle w:val="Hyperlink"/>
            <w:noProof/>
            <w:sz w:val="24"/>
            <w:szCs w:val="24"/>
          </w:rPr>
          <w:t>https://doi.org/10.1242/dev.201805</w:t>
        </w:r>
      </w:hyperlink>
    </w:p>
    <w:p w14:paraId="22DBA84C" w14:textId="4AA82F19" w:rsidR="00A22C98" w:rsidRPr="00673BF8" w:rsidRDefault="00A22C98" w:rsidP="00A22C98">
      <w:pPr>
        <w:pStyle w:val="EndNoteBibliography"/>
        <w:ind w:left="720" w:hanging="720"/>
        <w:rPr>
          <w:noProof/>
          <w:sz w:val="24"/>
          <w:szCs w:val="24"/>
        </w:rPr>
      </w:pPr>
      <w:r w:rsidRPr="00673BF8">
        <w:rPr>
          <w:noProof/>
          <w:sz w:val="24"/>
          <w:szCs w:val="24"/>
        </w:rPr>
        <w:t>31.</w:t>
      </w:r>
      <w:r w:rsidRPr="00673BF8">
        <w:rPr>
          <w:noProof/>
          <w:sz w:val="24"/>
          <w:szCs w:val="24"/>
        </w:rPr>
        <w:tab/>
        <w:t xml:space="preserve">Yang Z. PAML 4: phylogenetic analysis by maximum likelihood. </w:t>
      </w:r>
      <w:r w:rsidRPr="00673BF8">
        <w:rPr>
          <w:i/>
          <w:noProof/>
          <w:sz w:val="24"/>
          <w:szCs w:val="24"/>
        </w:rPr>
        <w:t>Mol Biol Evol</w:t>
      </w:r>
      <w:r w:rsidRPr="00673BF8">
        <w:rPr>
          <w:noProof/>
          <w:sz w:val="24"/>
          <w:szCs w:val="24"/>
        </w:rPr>
        <w:t xml:space="preserve"> 2007;24: 1586-1591. </w:t>
      </w:r>
      <w:hyperlink r:id="rId40" w:history="1">
        <w:r w:rsidRPr="00673BF8">
          <w:rPr>
            <w:rStyle w:val="Hyperlink"/>
            <w:noProof/>
            <w:sz w:val="24"/>
            <w:szCs w:val="24"/>
          </w:rPr>
          <w:t>https://doi.org/10.1093/molbev/msm088</w:t>
        </w:r>
      </w:hyperlink>
    </w:p>
    <w:p w14:paraId="03F80DCB" w14:textId="2E40BF2E" w:rsidR="00A22C98" w:rsidRPr="00673BF8" w:rsidRDefault="00A22C98" w:rsidP="00A22C98">
      <w:pPr>
        <w:pStyle w:val="EndNoteBibliography"/>
        <w:ind w:left="720" w:hanging="720"/>
        <w:rPr>
          <w:noProof/>
          <w:sz w:val="24"/>
          <w:szCs w:val="24"/>
        </w:rPr>
      </w:pPr>
      <w:r w:rsidRPr="00673BF8">
        <w:rPr>
          <w:noProof/>
          <w:sz w:val="24"/>
          <w:szCs w:val="24"/>
        </w:rPr>
        <w:t>32.</w:t>
      </w:r>
      <w:r w:rsidRPr="00673BF8">
        <w:rPr>
          <w:noProof/>
          <w:sz w:val="24"/>
          <w:szCs w:val="24"/>
        </w:rPr>
        <w:tab/>
        <w:t>Tarashansky AJ, Musser JM, Khariton M</w:t>
      </w:r>
      <w:r w:rsidRPr="00673BF8">
        <w:rPr>
          <w:i/>
          <w:noProof/>
          <w:sz w:val="24"/>
          <w:szCs w:val="24"/>
        </w:rPr>
        <w:t xml:space="preserve"> et al.</w:t>
      </w:r>
      <w:r w:rsidRPr="00673BF8">
        <w:rPr>
          <w:noProof/>
          <w:sz w:val="24"/>
          <w:szCs w:val="24"/>
        </w:rPr>
        <w:t xml:space="preserve"> Mapping single-cell atlases throughout Metazoa unravels cell type evolution. </w:t>
      </w:r>
      <w:r w:rsidRPr="00673BF8">
        <w:rPr>
          <w:i/>
          <w:noProof/>
          <w:sz w:val="24"/>
          <w:szCs w:val="24"/>
        </w:rPr>
        <w:t>Elife</w:t>
      </w:r>
      <w:r w:rsidRPr="00673BF8">
        <w:rPr>
          <w:noProof/>
          <w:sz w:val="24"/>
          <w:szCs w:val="24"/>
        </w:rPr>
        <w:t xml:space="preserve"> 2021;10: e66747. </w:t>
      </w:r>
      <w:hyperlink r:id="rId41" w:history="1">
        <w:r w:rsidRPr="00673BF8">
          <w:rPr>
            <w:rStyle w:val="Hyperlink"/>
            <w:noProof/>
            <w:sz w:val="24"/>
            <w:szCs w:val="24"/>
          </w:rPr>
          <w:t>https://doi.org/10.7554/eLife.66747</w:t>
        </w:r>
      </w:hyperlink>
    </w:p>
    <w:p w14:paraId="5560F599" w14:textId="06B60E82" w:rsidR="00A22C98" w:rsidRPr="00673BF8" w:rsidRDefault="00A22C98" w:rsidP="00A22C98">
      <w:pPr>
        <w:pStyle w:val="EndNoteBibliography"/>
        <w:ind w:left="720" w:hanging="720"/>
        <w:rPr>
          <w:noProof/>
          <w:sz w:val="24"/>
          <w:szCs w:val="24"/>
        </w:rPr>
      </w:pPr>
      <w:r w:rsidRPr="00673BF8">
        <w:rPr>
          <w:noProof/>
          <w:sz w:val="24"/>
          <w:szCs w:val="24"/>
        </w:rPr>
        <w:t>33.</w:t>
      </w:r>
      <w:r w:rsidRPr="00673BF8">
        <w:rPr>
          <w:noProof/>
          <w:sz w:val="24"/>
          <w:szCs w:val="24"/>
        </w:rPr>
        <w:tab/>
        <w:t>Jiang J, Li J, Huang S</w:t>
      </w:r>
      <w:r w:rsidRPr="00673BF8">
        <w:rPr>
          <w:i/>
          <w:noProof/>
          <w:sz w:val="24"/>
          <w:szCs w:val="24"/>
        </w:rPr>
        <w:t xml:space="preserve"> et al.</w:t>
      </w:r>
      <w:r w:rsidRPr="00673BF8">
        <w:rPr>
          <w:noProof/>
          <w:sz w:val="24"/>
          <w:szCs w:val="24"/>
        </w:rPr>
        <w:t xml:space="preserve"> CACIMAR: cross-species analysis of cell identities, markers, regulations, and interactions using single-cell RNA sequencing data. </w:t>
      </w:r>
      <w:r w:rsidRPr="00673BF8">
        <w:rPr>
          <w:i/>
          <w:noProof/>
          <w:sz w:val="24"/>
          <w:szCs w:val="24"/>
        </w:rPr>
        <w:t>Brief Bioinform</w:t>
      </w:r>
      <w:r w:rsidRPr="00673BF8">
        <w:rPr>
          <w:noProof/>
          <w:sz w:val="24"/>
          <w:szCs w:val="24"/>
        </w:rPr>
        <w:t xml:space="preserve"> 2024;25: bbae283. </w:t>
      </w:r>
      <w:hyperlink r:id="rId42" w:history="1">
        <w:r w:rsidRPr="00673BF8">
          <w:rPr>
            <w:rStyle w:val="Hyperlink"/>
            <w:noProof/>
            <w:sz w:val="24"/>
            <w:szCs w:val="24"/>
          </w:rPr>
          <w:t>https://doi.org/10.1093/bib/bbae283</w:t>
        </w:r>
      </w:hyperlink>
    </w:p>
    <w:p w14:paraId="5970FE0D" w14:textId="77DDAB7D" w:rsidR="00A22C98" w:rsidRPr="00673BF8" w:rsidRDefault="00A22C98" w:rsidP="00A22C98">
      <w:pPr>
        <w:pStyle w:val="EndNoteBibliography"/>
        <w:ind w:left="720" w:hanging="720"/>
        <w:rPr>
          <w:noProof/>
          <w:sz w:val="24"/>
          <w:szCs w:val="24"/>
        </w:rPr>
      </w:pPr>
      <w:r w:rsidRPr="00673BF8">
        <w:rPr>
          <w:noProof/>
          <w:sz w:val="24"/>
          <w:szCs w:val="24"/>
        </w:rPr>
        <w:t>34.</w:t>
      </w:r>
      <w:r w:rsidRPr="00673BF8">
        <w:rPr>
          <w:noProof/>
          <w:sz w:val="24"/>
          <w:szCs w:val="24"/>
        </w:rPr>
        <w:tab/>
        <w:t>Liberzon A, Birger C, Thorvaldsdottir H</w:t>
      </w:r>
      <w:r w:rsidRPr="00673BF8">
        <w:rPr>
          <w:i/>
          <w:noProof/>
          <w:sz w:val="24"/>
          <w:szCs w:val="24"/>
        </w:rPr>
        <w:t xml:space="preserve"> et al.</w:t>
      </w:r>
      <w:r w:rsidRPr="00673BF8">
        <w:rPr>
          <w:noProof/>
          <w:sz w:val="24"/>
          <w:szCs w:val="24"/>
        </w:rPr>
        <w:t xml:space="preserve"> The Molecular Signatures Database (MSigDB) hallmark gene set collection. </w:t>
      </w:r>
      <w:r w:rsidRPr="00673BF8">
        <w:rPr>
          <w:i/>
          <w:noProof/>
          <w:sz w:val="24"/>
          <w:szCs w:val="24"/>
        </w:rPr>
        <w:t>Cell Syst</w:t>
      </w:r>
      <w:r w:rsidRPr="00673BF8">
        <w:rPr>
          <w:noProof/>
          <w:sz w:val="24"/>
          <w:szCs w:val="24"/>
        </w:rPr>
        <w:t xml:space="preserve"> 2015;1: 417-425. </w:t>
      </w:r>
      <w:hyperlink r:id="rId43" w:history="1">
        <w:r w:rsidRPr="00673BF8">
          <w:rPr>
            <w:rStyle w:val="Hyperlink"/>
            <w:noProof/>
            <w:sz w:val="24"/>
            <w:szCs w:val="24"/>
          </w:rPr>
          <w:t>https://doi.org/10.1016/j.cels.2015.12.004</w:t>
        </w:r>
      </w:hyperlink>
    </w:p>
    <w:p w14:paraId="158E13A6" w14:textId="77777777" w:rsidR="006F0E44" w:rsidRPr="00673BF8" w:rsidRDefault="00000000">
      <w:pPr>
        <w:pStyle w:val="EndNoteBibliography"/>
        <w:ind w:left="720" w:hanging="720"/>
        <w:rPr>
          <w:noProof/>
          <w:sz w:val="24"/>
          <w:szCs w:val="24"/>
        </w:rPr>
      </w:pPr>
      <w:r w:rsidRPr="00673BF8">
        <w:rPr>
          <w:sz w:val="24"/>
          <w:szCs w:val="24"/>
        </w:rPr>
        <w:t>35.</w:t>
      </w:r>
      <w:r w:rsidRPr="00673BF8">
        <w:rPr>
          <w:sz w:val="24"/>
          <w:szCs w:val="24"/>
        </w:rPr>
        <w:tab/>
        <w:t>Domínguez Conde C, Xu C, Jarvis LB et al. Cross-tissue immune cell analysis reveals tissue-specific features in humans. Science 2022;376: eabl5197. https://doi.org/10.1126/science.abl5197</w:t>
      </w:r>
    </w:p>
    <w:p w14:paraId="06948280" w14:textId="77777777" w:rsidR="006F0E44" w:rsidRPr="00673BF8" w:rsidRDefault="00000000">
      <w:pPr>
        <w:pStyle w:val="EndNoteBibliography"/>
        <w:ind w:left="720" w:hanging="720"/>
        <w:rPr>
          <w:noProof/>
          <w:sz w:val="24"/>
          <w:szCs w:val="24"/>
        </w:rPr>
      </w:pPr>
      <w:r w:rsidRPr="00673BF8">
        <w:rPr>
          <w:sz w:val="24"/>
          <w:szCs w:val="24"/>
        </w:rPr>
        <w:t>36.</w:t>
      </w:r>
      <w:r w:rsidRPr="00673BF8">
        <w:rPr>
          <w:sz w:val="24"/>
          <w:szCs w:val="24"/>
        </w:rPr>
        <w:tab/>
        <w:t>Lotfollahi M, Naghipourfar M, Theis FJ et al. Conditional out-of-distribution generation for unpaired data using transfer VAE. Bioinformatics 2020;36: Suppl_2:i662-i670. https://doi.org/10.1093/bioinformatics/btaa800</w:t>
      </w:r>
    </w:p>
    <w:p w14:paraId="0A5F2F03" w14:textId="77777777" w:rsidR="006F0E44" w:rsidRPr="00673BF8" w:rsidRDefault="00000000">
      <w:pPr>
        <w:pStyle w:val="EndNoteBibliography"/>
        <w:ind w:left="720" w:hanging="720"/>
        <w:rPr>
          <w:noProof/>
          <w:sz w:val="24"/>
          <w:szCs w:val="24"/>
        </w:rPr>
      </w:pPr>
      <w:r w:rsidRPr="00673BF8">
        <w:rPr>
          <w:sz w:val="24"/>
          <w:szCs w:val="24"/>
        </w:rPr>
        <w:lastRenderedPageBreak/>
        <w:t>37.</w:t>
      </w:r>
      <w:r w:rsidRPr="00673BF8">
        <w:rPr>
          <w:sz w:val="24"/>
          <w:szCs w:val="24"/>
        </w:rPr>
        <w:tab/>
        <w:t>Zou Z, Long J, Zhang T et al. Transcriptional drift in aging and disease. Nat Aging 2022;2: 829-846. https://doi.org/10.1038/s43587-022-00275-3</w:t>
      </w:r>
    </w:p>
    <w:p w14:paraId="009B36A6" w14:textId="77777777" w:rsidR="006F0E44" w:rsidRPr="00673BF8" w:rsidRDefault="00000000">
      <w:pPr>
        <w:pStyle w:val="EndNoteBibliography"/>
        <w:ind w:left="720" w:hanging="720"/>
        <w:rPr>
          <w:noProof/>
          <w:sz w:val="24"/>
          <w:szCs w:val="24"/>
        </w:rPr>
      </w:pPr>
      <w:r w:rsidRPr="00673BF8">
        <w:rPr>
          <w:sz w:val="24"/>
          <w:szCs w:val="24"/>
        </w:rPr>
        <w:t>38.</w:t>
      </w:r>
      <w:r w:rsidRPr="00673BF8">
        <w:rPr>
          <w:sz w:val="24"/>
          <w:szCs w:val="24"/>
        </w:rPr>
        <w:tab/>
        <w:t>Kimura M. The Neutral Theory of Molecular Evolution. Cambridge University Press, Cambridge, 1983.</w:t>
      </w:r>
    </w:p>
    <w:p w14:paraId="5D8C2664" w14:textId="77777777" w:rsidR="006F0E44" w:rsidRPr="00673BF8" w:rsidRDefault="00000000">
      <w:pPr>
        <w:pStyle w:val="EndNoteBibliography"/>
        <w:ind w:left="720" w:hanging="720"/>
        <w:rPr>
          <w:noProof/>
          <w:sz w:val="24"/>
          <w:szCs w:val="24"/>
        </w:rPr>
      </w:pPr>
      <w:r w:rsidRPr="00673BF8">
        <w:rPr>
          <w:sz w:val="24"/>
          <w:szCs w:val="24"/>
        </w:rPr>
        <w:t>39.</w:t>
      </w:r>
      <w:r w:rsidRPr="00673BF8">
        <w:rPr>
          <w:sz w:val="24"/>
          <w:szCs w:val="24"/>
        </w:rPr>
        <w:tab/>
        <w:t>Yang Z and Nielsen R. Estimating synonymous and nonsynonymous substitution rates under realistic evolutionary models. Mol Biol Evol 2000;17: 32-43. https://doi.org/10.1093/oxfordjournals.molbev.a026236</w:t>
      </w:r>
    </w:p>
    <w:p w14:paraId="64A9AAFC" w14:textId="77777777" w:rsidR="006F0E44" w:rsidRDefault="00000000">
      <w:pPr>
        <w:pStyle w:val="EndNoteBibliography"/>
        <w:ind w:left="720" w:hanging="720"/>
        <w:rPr>
          <w:noProof/>
        </w:rPr>
      </w:pPr>
      <w:r w:rsidRPr="00673BF8">
        <w:rPr>
          <w:sz w:val="24"/>
          <w:szCs w:val="24"/>
        </w:rPr>
        <w:t>40.</w:t>
      </w:r>
      <w:r w:rsidRPr="00673BF8">
        <w:rPr>
          <w:sz w:val="24"/>
          <w:szCs w:val="24"/>
        </w:rPr>
        <w:tab/>
        <w:t>Goldman N and Yang Z. A codon-based model of nucleotide substitution for protein-coding DNA sequences. Mol Biol Evol 1994;11: 725-736. https://doi.org/10.1093/oxfordjournals.molbev.a040153</w:t>
      </w:r>
    </w:p>
    <w:p w14:paraId="7FFE51BE" w14:textId="32148CF9" w:rsidR="005A7441" w:rsidRDefault="00162D7A" w:rsidP="00046C5A">
      <w:pPr>
        <w:pStyle w:val="Heading1"/>
        <w:spacing w:before="240" w:after="120"/>
        <w:ind w:left="284" w:hanging="284"/>
        <w:rPr>
          <w:rFonts w:ascii="Arial" w:hAnsi="Arial"/>
          <w:color w:val="000000"/>
          <w:sz w:val="32"/>
        </w:rPr>
      </w:pPr>
      <w:r w:rsidRPr="00046C5A">
        <w:rPr>
          <w:rFonts w:ascii="Arial" w:hAnsi="Arial"/>
          <w:color w:val="000000"/>
          <w:sz w:val="22"/>
          <w:szCs w:val="22"/>
        </w:rPr>
        <w:fldChar w:fldCharType="end"/>
      </w:r>
    </w:p>
    <w:sectPr w:rsidR="005A7441" w:rsidSect="00034616">
      <w:pgSz w:w="12240" w:h="15840"/>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crosoft Office User" w:date="2026-07-24T14:27:00Z" w:initials="MOU">
    <w:p w14:paraId="735A87B9" w14:textId="665EF3D1" w:rsidR="00383E83" w:rsidRDefault="00383E83">
      <w:pPr>
        <w:pStyle w:val="CommentText"/>
      </w:pPr>
      <w:r>
        <w:rPr>
          <w:rStyle w:val="CommentReference"/>
        </w:rPr>
        <w:annotationRef/>
      </w:r>
      <w:r>
        <w:rPr>
          <w:rFonts w:hint="eastAsia"/>
          <w:lang w:eastAsia="zh-CN"/>
        </w:rPr>
        <w:t>手算</w:t>
      </w:r>
      <w:r>
        <w:rPr>
          <w:rFonts w:ascii="Microsoft YaHei" w:eastAsia="Microsoft YaHei" w:hAnsi="Microsoft YaHei" w:cs="Microsoft YaHei" w:hint="eastAsia"/>
          <w:lang w:eastAsia="zh-CN"/>
        </w:rPr>
        <w:t>结果：</w:t>
      </w:r>
      <w:proofErr w:type="spellStart"/>
      <w:r>
        <w:rPr>
          <w:rFonts w:ascii="Microsoft YaHei" w:eastAsia="Microsoft YaHei" w:hAnsi="Microsoft YaHei" w:cs="Microsoft YaHei" w:hint="eastAsia"/>
          <w:lang w:eastAsia="zh-CN"/>
        </w:rPr>
        <w:t>k_n</w:t>
      </w:r>
      <w:proofErr w:type="spellEnd"/>
      <w:r>
        <w:rPr>
          <w:rFonts w:ascii="Microsoft YaHei" w:eastAsia="Microsoft YaHei" w:hAnsi="Microsoft YaHei" w:cs="Microsoft YaHei"/>
          <w:lang w:eastAsia="zh-CN"/>
        </w:rPr>
        <w:t xml:space="preserve"> median = 0.034, range:0.0018-0.221 </w:t>
      </w:r>
    </w:p>
  </w:comment>
  <w:comment w:id="3" w:author="Microsoft Office User" w:date="2026-07-24T14:24:00Z" w:initials="MOU">
    <w:p w14:paraId="5E0DE813" w14:textId="7D2BF471" w:rsidR="00D05FA7" w:rsidRDefault="00D05FA7">
      <w:pPr>
        <w:pStyle w:val="CommentText"/>
        <w:rPr>
          <w:lang w:eastAsia="zh-CN"/>
        </w:rPr>
      </w:pPr>
      <w:r>
        <w:rPr>
          <w:rStyle w:val="CommentReference"/>
        </w:rPr>
        <w:annotationRef/>
      </w:r>
      <w:r>
        <w:rPr>
          <w:rFonts w:ascii="Microsoft YaHei" w:eastAsia="Microsoft YaHei" w:hAnsi="Microsoft YaHei" w:cs="Microsoft YaHei" w:hint="eastAsia"/>
          <w:lang w:eastAsia="zh-CN"/>
        </w:rPr>
        <w:t>这个是怎么计算得到的？我手算没发现有</w:t>
      </w:r>
      <w:proofErr w:type="spellStart"/>
      <w:r>
        <w:rPr>
          <w:rFonts w:ascii="Microsoft YaHei" w:eastAsia="Microsoft YaHei" w:hAnsi="Microsoft YaHei" w:cs="Microsoft YaHei" w:hint="eastAsia"/>
          <w:lang w:eastAsia="zh-CN"/>
        </w:rPr>
        <w:t>k</w:t>
      </w:r>
      <w:r>
        <w:rPr>
          <w:rFonts w:ascii="Microsoft YaHei" w:eastAsia="Microsoft YaHei" w:hAnsi="Microsoft YaHei" w:cs="Microsoft YaHei"/>
          <w:lang w:eastAsia="zh-CN"/>
        </w:rPr>
        <w:t>_n</w:t>
      </w:r>
      <w:proofErr w:type="spellEnd"/>
      <w:r>
        <w:rPr>
          <w:rFonts w:ascii="Microsoft YaHei" w:eastAsia="Microsoft YaHei" w:hAnsi="Microsoft YaHei" w:cs="Microsoft YaHei"/>
          <w:lang w:eastAsia="zh-CN"/>
        </w:rPr>
        <w:t xml:space="preserve"> &lt; 0.001</w:t>
      </w:r>
      <w:r>
        <w:rPr>
          <w:rFonts w:ascii="Microsoft YaHei" w:eastAsia="Microsoft YaHei" w:hAnsi="Microsoft YaHei" w:cs="Microsoft YaHei" w:hint="eastAsia"/>
          <w:lang w:eastAsia="zh-CN"/>
        </w:rPr>
        <w:t>的pair</w:t>
      </w:r>
    </w:p>
  </w:comment>
  <w:comment w:id="4" w:author="Microsoft Office User" w:date="2026-07-24T14:29:00Z" w:initials="MOU">
    <w:p w14:paraId="4B84A1C9" w14:textId="2FC90769" w:rsidR="00B35F36" w:rsidRDefault="00B35F36">
      <w:pPr>
        <w:pStyle w:val="CommentText"/>
      </w:pPr>
      <w:r>
        <w:rPr>
          <w:rStyle w:val="CommentReference"/>
        </w:rPr>
        <w:annotationRef/>
      </w:r>
      <w:r>
        <w:t>ω &lt;15</w:t>
      </w:r>
      <w:r>
        <w:rPr>
          <w:rFonts w:hint="eastAsia"/>
          <w:lang w:eastAsia="zh-CN"/>
        </w:rPr>
        <w:t>的比例</w:t>
      </w:r>
      <w:r>
        <w:rPr>
          <w:rFonts w:ascii="Microsoft YaHei" w:eastAsia="Microsoft YaHei" w:hAnsi="Microsoft YaHei" w:cs="Microsoft YaHei" w:hint="eastAsia"/>
          <w:lang w:eastAsia="zh-CN"/>
        </w:rPr>
        <w:t>应该是5</w:t>
      </w:r>
      <w:r>
        <w:rPr>
          <w:rFonts w:ascii="Microsoft YaHei" w:eastAsia="Microsoft YaHei" w:hAnsi="Microsoft YaHei" w:cs="Microsoft YaHei"/>
          <w:lang w:eastAsia="zh-CN"/>
        </w:rPr>
        <w:t>6.3%</w:t>
      </w:r>
    </w:p>
  </w:comment>
  <w:comment w:id="13" w:author="Microsoft Office User" w:date="2026-07-24T15:41:00Z" w:initials="MOU">
    <w:p w14:paraId="42D4D318" w14:textId="67293A4E" w:rsidR="00B82322" w:rsidRDefault="00B82322">
      <w:pPr>
        <w:pStyle w:val="CommentText"/>
      </w:pPr>
      <w:r>
        <w:rPr>
          <w:rStyle w:val="CommentReference"/>
        </w:rPr>
        <w:annotationRef/>
      </w:r>
      <w:r>
        <w:rPr>
          <w:rFonts w:ascii="Microsoft YaHei" w:eastAsia="Microsoft YaHei" w:hAnsi="Microsoft YaHei" w:cs="Microsoft YaHei" w:hint="eastAsia"/>
          <w:lang w:eastAsia="zh-CN"/>
        </w:rPr>
        <w:t>对应前面的错误</w:t>
      </w:r>
      <w:r w:rsidR="00DC4B8C">
        <w:rPr>
          <w:rFonts w:ascii="Microsoft YaHei" w:eastAsia="Microsoft YaHei" w:hAnsi="Microsoft YaHei" w:cs="Microsoft YaHei" w:hint="eastAsia"/>
          <w:lang w:eastAsia="zh-CN"/>
        </w:rPr>
        <w:t>，</w:t>
      </w:r>
      <w:r w:rsidR="00DC4B8C">
        <w:rPr>
          <w:rStyle w:val="CommentReference"/>
        </w:rPr>
        <w:annotationRef/>
      </w:r>
      <w:r w:rsidR="00DC4B8C">
        <w:rPr>
          <w:rFonts w:hint="eastAsia"/>
          <w:lang w:eastAsia="zh-CN"/>
        </w:rPr>
        <w:t>手算</w:t>
      </w:r>
      <w:r w:rsidR="00DC4B8C">
        <w:rPr>
          <w:rFonts w:ascii="Microsoft YaHei" w:eastAsia="Microsoft YaHei" w:hAnsi="Microsoft YaHei" w:cs="Microsoft YaHei" w:hint="eastAsia"/>
          <w:lang w:eastAsia="zh-CN"/>
        </w:rPr>
        <w:t>结果：</w:t>
      </w:r>
      <w:proofErr w:type="spellStart"/>
      <w:r w:rsidR="00DC4B8C">
        <w:rPr>
          <w:rFonts w:ascii="Microsoft YaHei" w:eastAsia="Microsoft YaHei" w:hAnsi="Microsoft YaHei" w:cs="Microsoft YaHei" w:hint="eastAsia"/>
          <w:lang w:eastAsia="zh-CN"/>
        </w:rPr>
        <w:t>k_n</w:t>
      </w:r>
      <w:proofErr w:type="spellEnd"/>
      <w:r w:rsidR="00DC4B8C">
        <w:rPr>
          <w:rFonts w:ascii="Microsoft YaHei" w:eastAsia="Microsoft YaHei" w:hAnsi="Microsoft YaHei" w:cs="Microsoft YaHei"/>
          <w:lang w:eastAsia="zh-CN"/>
        </w:rPr>
        <w:t xml:space="preserve"> median = 0.034, range:0.0018-0.221 </w:t>
      </w:r>
    </w:p>
  </w:comment>
  <w:comment w:id="18" w:author="Microsoft Office User" w:date="2026-07-24T15:08:00Z" w:initials="MOU">
    <w:p w14:paraId="02FEF7E0" w14:textId="36F734A7" w:rsidR="00464771" w:rsidRDefault="00464771">
      <w:pPr>
        <w:pStyle w:val="CommentText"/>
        <w:rPr>
          <w:lang w:eastAsia="zh-CN"/>
        </w:rPr>
      </w:pPr>
      <w:r>
        <w:rPr>
          <w:rStyle w:val="CommentReference"/>
        </w:rPr>
        <w:annotationRef/>
      </w:r>
      <w:r>
        <w:rPr>
          <w:rFonts w:hint="eastAsia"/>
          <w:lang w:eastAsia="zh-CN"/>
        </w:rPr>
        <w:t>由</w:t>
      </w:r>
      <w:r w:rsidRPr="00464771">
        <w:rPr>
          <w:lang w:eastAsia="zh-CN"/>
        </w:rPr>
        <w:t>mouse_pilot_v2_results.csv</w:t>
      </w:r>
      <w:r>
        <w:rPr>
          <w:rFonts w:hint="eastAsia"/>
          <w:lang w:eastAsia="zh-CN"/>
        </w:rPr>
        <w:t>shou'd</w:t>
      </w:r>
      <w:r>
        <w:rPr>
          <w:rFonts w:hint="eastAsia"/>
          <w:lang w:eastAsia="zh-CN"/>
        </w:rPr>
        <w:t>手算：</w:t>
      </w:r>
      <w:r>
        <w:t>median = 3.63</w:t>
      </w:r>
      <w:r>
        <w:rPr>
          <w:rFonts w:hint="eastAsia"/>
          <w:lang w:eastAsia="zh-CN"/>
        </w:rPr>
        <w:t>，</w:t>
      </w:r>
      <w:r>
        <w:rPr>
          <w:rFonts w:hint="eastAsia"/>
          <w:lang w:eastAsia="zh-CN"/>
        </w:rPr>
        <w:t>mean</w:t>
      </w:r>
      <w:r>
        <w:rPr>
          <w:lang w:eastAsia="zh-CN"/>
        </w:rPr>
        <w:t>=5.27</w:t>
      </w:r>
    </w:p>
  </w:comment>
  <w:comment w:id="22" w:author="Microsoft Office User" w:date="2026-07-24T15:13:00Z" w:initials="MOU">
    <w:p w14:paraId="3875F137" w14:textId="204BE5D1" w:rsidR="00D94AEF" w:rsidRDefault="00D94AEF">
      <w:pPr>
        <w:pStyle w:val="CommentText"/>
      </w:pPr>
      <w:r>
        <w:rPr>
          <w:rStyle w:val="CommentReference"/>
        </w:rPr>
        <w:annotationRef/>
      </w:r>
      <w:r>
        <w:rPr>
          <w:rFonts w:hint="eastAsia"/>
          <w:lang w:eastAsia="zh-CN"/>
        </w:rPr>
        <w:t>上一版是</w:t>
      </w:r>
      <w:r>
        <w:rPr>
          <w:rFonts w:hint="eastAsia"/>
          <w:lang w:eastAsia="zh-CN"/>
        </w:rPr>
        <w:t>5</w:t>
      </w:r>
      <w:r>
        <w:rPr>
          <w:lang w:eastAsia="zh-CN"/>
        </w:rPr>
        <w:t>9</w:t>
      </w:r>
      <w:r>
        <w:rPr>
          <w:rFonts w:hint="eastAsia"/>
          <w:lang w:eastAsia="zh-CN"/>
        </w:rPr>
        <w:t>？</w:t>
      </w:r>
    </w:p>
  </w:comment>
  <w:comment w:id="31" w:author="Microsoft Office User" w:date="2026-07-24T15:42:00Z" w:initials="MOU">
    <w:p w14:paraId="722591A3" w14:textId="669C4828" w:rsidR="005E60B3" w:rsidRDefault="005E60B3">
      <w:pPr>
        <w:pStyle w:val="CommentText"/>
        <w:rPr>
          <w:lang w:eastAsia="zh-CN"/>
        </w:rPr>
      </w:pPr>
      <w:r>
        <w:rPr>
          <w:rStyle w:val="CommentReference"/>
        </w:rPr>
        <w:annotationRef/>
      </w:r>
      <w:r>
        <w:rPr>
          <w:rFonts w:ascii="Microsoft YaHei" w:eastAsia="Microsoft YaHei" w:hAnsi="Microsoft YaHei" w:cs="Microsoft YaHei" w:hint="eastAsia"/>
          <w:lang w:eastAsia="zh-CN"/>
        </w:rPr>
        <w:t>这一代改的有问题，建议全部删除，下面红色段落是我重写的Fig</w:t>
      </w:r>
      <w:r>
        <w:rPr>
          <w:rFonts w:ascii="Microsoft YaHei" w:eastAsia="Microsoft YaHei" w:hAnsi="Microsoft YaHei" w:cs="Microsoft YaHei"/>
          <w:lang w:eastAsia="zh-CN"/>
        </w:rPr>
        <w:t xml:space="preserve">5 </w:t>
      </w:r>
      <w:r>
        <w:rPr>
          <w:rFonts w:ascii="Microsoft YaHei" w:eastAsia="Microsoft YaHei" w:hAnsi="Microsoft YaHei" w:cs="Microsoft YaHei" w:hint="eastAsia"/>
          <w:lang w:eastAsia="zh-CN"/>
        </w:rPr>
        <w:t>legend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35A87B9" w15:done="0"/>
  <w15:commentEx w15:paraId="5E0DE813" w15:done="0"/>
  <w15:commentEx w15:paraId="4B84A1C9" w15:done="0"/>
  <w15:commentEx w15:paraId="42D4D318" w15:done="0"/>
  <w15:commentEx w15:paraId="02FEF7E0" w15:done="0"/>
  <w15:commentEx w15:paraId="3875F137" w15:done="0"/>
  <w15:commentEx w15:paraId="722591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9552EDE" w16cex:dateUtc="2026-07-24T06:27:00Z"/>
  <w16cex:commentExtensible w16cex:durableId="0BCEB076" w16cex:dateUtc="2026-07-24T06:24:00Z"/>
  <w16cex:commentExtensible w16cex:durableId="415DAE2F" w16cex:dateUtc="2026-07-24T06:29:00Z"/>
  <w16cex:commentExtensible w16cex:durableId="3BEACCF2" w16cex:dateUtc="2026-07-24T07:41:00Z"/>
  <w16cex:commentExtensible w16cex:durableId="13461B39" w16cex:dateUtc="2026-07-24T07:08:00Z"/>
  <w16cex:commentExtensible w16cex:durableId="4E3C18ED" w16cex:dateUtc="2026-07-24T07:13:00Z"/>
  <w16cex:commentExtensible w16cex:durableId="5D8B850B" w16cex:dateUtc="2026-07-24T0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35A87B9" w16cid:durableId="79552EDE"/>
  <w16cid:commentId w16cid:paraId="5E0DE813" w16cid:durableId="0BCEB076"/>
  <w16cid:commentId w16cid:paraId="4B84A1C9" w16cid:durableId="415DAE2F"/>
  <w16cid:commentId w16cid:paraId="42D4D318" w16cid:durableId="3BEACCF2"/>
  <w16cid:commentId w16cid:paraId="02FEF7E0" w16cid:durableId="13461B39"/>
  <w16cid:commentId w16cid:paraId="3875F137" w16cid:durableId="4E3C18ED"/>
  <w16cid:commentId w16cid:paraId="722591A3" w16cid:durableId="5D8B850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Microsoft YaHei">
    <w:altName w:val="汉仪旗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703980">
    <w:abstractNumId w:val="8"/>
  </w:num>
  <w:num w:numId="2" w16cid:durableId="746073029">
    <w:abstractNumId w:val="6"/>
  </w:num>
  <w:num w:numId="3" w16cid:durableId="86119815">
    <w:abstractNumId w:val="5"/>
  </w:num>
  <w:num w:numId="4" w16cid:durableId="930695532">
    <w:abstractNumId w:val="4"/>
  </w:num>
  <w:num w:numId="5" w16cid:durableId="1563448398">
    <w:abstractNumId w:val="7"/>
  </w:num>
  <w:num w:numId="6" w16cid:durableId="999890194">
    <w:abstractNumId w:val="3"/>
  </w:num>
  <w:num w:numId="7" w16cid:durableId="2016150196">
    <w:abstractNumId w:val="2"/>
  </w:num>
  <w:num w:numId="8" w16cid:durableId="651257645">
    <w:abstractNumId w:val="1"/>
  </w:num>
  <w:num w:numId="9" w16cid:durableId="3633635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cleic Acids Res_new&lt;/Style&gt;&lt;LeftDelim&gt;{&lt;/LeftDelim&gt;&lt;RightDelim&gt;}&lt;/RightDelim&gt;&lt;FontName&gt;Calibri&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zatf9e3xse5ce9vdmpwvaeerwrttx055ps&quot;&gt;CKI_ref&lt;record-ids&gt;&lt;item&gt;83&lt;/item&gt;&lt;item&gt;84&lt;/item&gt;&lt;item&gt;85&lt;/item&gt;&lt;item&gt;87&lt;/item&gt;&lt;item&gt;88&lt;/item&gt;&lt;item&gt;89&lt;/item&gt;&lt;item&gt;90&lt;/item&gt;&lt;item&gt;91&lt;/item&gt;&lt;item&gt;92&lt;/item&gt;&lt;item&gt;93&lt;/item&gt;&lt;item&gt;95&lt;/item&gt;&lt;item&gt;96&lt;/item&gt;&lt;item&gt;97&lt;/item&gt;&lt;item&gt;99&lt;/item&gt;&lt;item&gt;100&lt;/item&gt;&lt;item&gt;102&lt;/item&gt;&lt;item&gt;103&lt;/item&gt;&lt;item&gt;104&lt;/item&gt;&lt;item&gt;105&lt;/item&gt;&lt;item&gt;107&lt;/item&gt;&lt;item&gt;108&lt;/item&gt;&lt;item&gt;109&lt;/item&gt;&lt;item&gt;110&lt;/item&gt;&lt;item&gt;111&lt;/item&gt;&lt;item&gt;114&lt;/item&gt;&lt;item&gt;116&lt;/item&gt;&lt;item&gt;117&lt;/item&gt;&lt;item&gt;119&lt;/item&gt;&lt;item&gt;120&lt;/item&gt;&lt;item&gt;121&lt;/item&gt;&lt;item&gt;123&lt;/item&gt;&lt;item&gt;124&lt;/item&gt;&lt;item&gt;125&lt;/item&gt;&lt;item&gt;126&lt;/item&gt;&lt;/record-ids&gt;&lt;/item&gt;&lt;/Libraries&gt;"/>
  </w:docVars>
  <w:rsids>
    <w:rsidRoot w:val="00B47730"/>
    <w:rsid w:val="00034616"/>
    <w:rsid w:val="00046C5A"/>
    <w:rsid w:val="000527C0"/>
    <w:rsid w:val="00060048"/>
    <w:rsid w:val="0006063C"/>
    <w:rsid w:val="000B63E5"/>
    <w:rsid w:val="000B783B"/>
    <w:rsid w:val="000C5F6A"/>
    <w:rsid w:val="000E1EF5"/>
    <w:rsid w:val="000E5CFC"/>
    <w:rsid w:val="000F2E8C"/>
    <w:rsid w:val="00141610"/>
    <w:rsid w:val="00144116"/>
    <w:rsid w:val="0015074B"/>
    <w:rsid w:val="00151DE0"/>
    <w:rsid w:val="00162D7A"/>
    <w:rsid w:val="001642F4"/>
    <w:rsid w:val="001D660E"/>
    <w:rsid w:val="001E2AED"/>
    <w:rsid w:val="00241E32"/>
    <w:rsid w:val="0029639D"/>
    <w:rsid w:val="00326F90"/>
    <w:rsid w:val="00335592"/>
    <w:rsid w:val="00337BB7"/>
    <w:rsid w:val="00363C3E"/>
    <w:rsid w:val="00383E83"/>
    <w:rsid w:val="0038782A"/>
    <w:rsid w:val="0039368A"/>
    <w:rsid w:val="00394224"/>
    <w:rsid w:val="003B3DE9"/>
    <w:rsid w:val="003C0557"/>
    <w:rsid w:val="003C26A5"/>
    <w:rsid w:val="003E5785"/>
    <w:rsid w:val="00412882"/>
    <w:rsid w:val="004167D0"/>
    <w:rsid w:val="00426AA3"/>
    <w:rsid w:val="004504A1"/>
    <w:rsid w:val="00464771"/>
    <w:rsid w:val="004B2A5E"/>
    <w:rsid w:val="004E1680"/>
    <w:rsid w:val="004E2E5D"/>
    <w:rsid w:val="004F4C25"/>
    <w:rsid w:val="0052569E"/>
    <w:rsid w:val="00530FC8"/>
    <w:rsid w:val="00562D7F"/>
    <w:rsid w:val="00573708"/>
    <w:rsid w:val="005A308F"/>
    <w:rsid w:val="005A7441"/>
    <w:rsid w:val="005B0F08"/>
    <w:rsid w:val="005B5063"/>
    <w:rsid w:val="005E293F"/>
    <w:rsid w:val="005E60B3"/>
    <w:rsid w:val="00621E01"/>
    <w:rsid w:val="00625EBE"/>
    <w:rsid w:val="00667B6D"/>
    <w:rsid w:val="00673BF8"/>
    <w:rsid w:val="006D37B7"/>
    <w:rsid w:val="006F0E44"/>
    <w:rsid w:val="007026B8"/>
    <w:rsid w:val="00722A55"/>
    <w:rsid w:val="00755C84"/>
    <w:rsid w:val="007811AF"/>
    <w:rsid w:val="00793BC6"/>
    <w:rsid w:val="00796DB1"/>
    <w:rsid w:val="007A0AC9"/>
    <w:rsid w:val="007B2A68"/>
    <w:rsid w:val="007B475E"/>
    <w:rsid w:val="007B6A3E"/>
    <w:rsid w:val="007D49BC"/>
    <w:rsid w:val="007D6534"/>
    <w:rsid w:val="00810299"/>
    <w:rsid w:val="00810F50"/>
    <w:rsid w:val="00842BC7"/>
    <w:rsid w:val="0085574C"/>
    <w:rsid w:val="008559C6"/>
    <w:rsid w:val="00883012"/>
    <w:rsid w:val="008A16E6"/>
    <w:rsid w:val="008A1A74"/>
    <w:rsid w:val="008A5749"/>
    <w:rsid w:val="008A745D"/>
    <w:rsid w:val="008C42C6"/>
    <w:rsid w:val="00906E1D"/>
    <w:rsid w:val="00912C03"/>
    <w:rsid w:val="00913EDF"/>
    <w:rsid w:val="009256BC"/>
    <w:rsid w:val="00933BD1"/>
    <w:rsid w:val="00960019"/>
    <w:rsid w:val="00983C6D"/>
    <w:rsid w:val="009A139E"/>
    <w:rsid w:val="009C5BF9"/>
    <w:rsid w:val="00A05E0D"/>
    <w:rsid w:val="00A11CEB"/>
    <w:rsid w:val="00A22C98"/>
    <w:rsid w:val="00A616F4"/>
    <w:rsid w:val="00A81E64"/>
    <w:rsid w:val="00A94DAC"/>
    <w:rsid w:val="00AA1D8D"/>
    <w:rsid w:val="00AB1F1A"/>
    <w:rsid w:val="00B14220"/>
    <w:rsid w:val="00B35F36"/>
    <w:rsid w:val="00B47730"/>
    <w:rsid w:val="00B82322"/>
    <w:rsid w:val="00B84F14"/>
    <w:rsid w:val="00BA4AA4"/>
    <w:rsid w:val="00BC1C7A"/>
    <w:rsid w:val="00BE7B2A"/>
    <w:rsid w:val="00BF41EC"/>
    <w:rsid w:val="00C34668"/>
    <w:rsid w:val="00C40739"/>
    <w:rsid w:val="00CA5C6C"/>
    <w:rsid w:val="00CB0664"/>
    <w:rsid w:val="00CC6DFA"/>
    <w:rsid w:val="00CC774D"/>
    <w:rsid w:val="00CD047D"/>
    <w:rsid w:val="00CD716A"/>
    <w:rsid w:val="00CE2AC9"/>
    <w:rsid w:val="00CF2011"/>
    <w:rsid w:val="00D05FA7"/>
    <w:rsid w:val="00D10312"/>
    <w:rsid w:val="00D15B6B"/>
    <w:rsid w:val="00D24E23"/>
    <w:rsid w:val="00D3781B"/>
    <w:rsid w:val="00D43F2B"/>
    <w:rsid w:val="00D72AFD"/>
    <w:rsid w:val="00D94AEF"/>
    <w:rsid w:val="00DC4B8C"/>
    <w:rsid w:val="00DD0F8C"/>
    <w:rsid w:val="00DD10B0"/>
    <w:rsid w:val="00DE7A73"/>
    <w:rsid w:val="00DF6836"/>
    <w:rsid w:val="00E0535A"/>
    <w:rsid w:val="00E0548A"/>
    <w:rsid w:val="00E114FC"/>
    <w:rsid w:val="00E30ED7"/>
    <w:rsid w:val="00E750A4"/>
    <w:rsid w:val="00E901CA"/>
    <w:rsid w:val="00E91539"/>
    <w:rsid w:val="00E95556"/>
    <w:rsid w:val="00E956CB"/>
    <w:rsid w:val="00ED320F"/>
    <w:rsid w:val="00F0002E"/>
    <w:rsid w:val="00F347B2"/>
    <w:rsid w:val="00F37EE1"/>
    <w:rsid w:val="00F64DB9"/>
    <w:rsid w:val="00F7390D"/>
    <w:rsid w:val="00F858C6"/>
    <w:rsid w:val="00F95F74"/>
    <w:rsid w:val="00FC30CA"/>
    <w:rsid w:val="00FC693F"/>
    <w:rsid w:val="00FD1A76"/>
    <w:rsid w:val="00FE19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71930"/>
  <w14:defaultImageDpi w14:val="300"/>
  <w15:docId w15:val="{4E17EEE6-7CB1-4A41-808A-84A875838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2569E"/>
    <w:pPr>
      <w:spacing w:after="0" w:line="240" w:lineRule="auto"/>
    </w:pPr>
    <w:rPr>
      <w:rFonts w:ascii="Arial" w:hAnsi="Arial"/>
      <w:color w:val="000000"/>
    </w:rPr>
  </w:style>
  <w:style w:type="character" w:styleId="CommentReference">
    <w:name w:val="annotation reference"/>
    <w:basedOn w:val="DefaultParagraphFont"/>
    <w:uiPriority w:val="99"/>
    <w:semiHidden/>
    <w:unhideWhenUsed/>
    <w:rsid w:val="00E91539"/>
    <w:rPr>
      <w:sz w:val="16"/>
      <w:szCs w:val="16"/>
    </w:rPr>
  </w:style>
  <w:style w:type="paragraph" w:styleId="CommentText">
    <w:name w:val="annotation text"/>
    <w:basedOn w:val="Normal"/>
    <w:link w:val="CommentTextChar"/>
    <w:uiPriority w:val="99"/>
    <w:semiHidden/>
    <w:unhideWhenUsed/>
    <w:rsid w:val="00E91539"/>
    <w:pPr>
      <w:spacing w:line="240" w:lineRule="auto"/>
    </w:pPr>
    <w:rPr>
      <w:sz w:val="20"/>
      <w:szCs w:val="20"/>
    </w:rPr>
  </w:style>
  <w:style w:type="character" w:customStyle="1" w:styleId="CommentTextChar">
    <w:name w:val="Comment Text Char"/>
    <w:basedOn w:val="DefaultParagraphFont"/>
    <w:link w:val="CommentText"/>
    <w:uiPriority w:val="99"/>
    <w:semiHidden/>
    <w:rsid w:val="00E91539"/>
    <w:rPr>
      <w:rFonts w:ascii="Arial" w:hAnsi="Arial"/>
      <w:color w:val="000000"/>
      <w:sz w:val="20"/>
      <w:szCs w:val="20"/>
    </w:rPr>
  </w:style>
  <w:style w:type="paragraph" w:styleId="CommentSubject">
    <w:name w:val="annotation subject"/>
    <w:basedOn w:val="CommentText"/>
    <w:next w:val="CommentText"/>
    <w:link w:val="CommentSubjectChar"/>
    <w:uiPriority w:val="99"/>
    <w:semiHidden/>
    <w:unhideWhenUsed/>
    <w:rsid w:val="00E91539"/>
    <w:rPr>
      <w:b/>
      <w:bCs/>
    </w:rPr>
  </w:style>
  <w:style w:type="character" w:customStyle="1" w:styleId="CommentSubjectChar">
    <w:name w:val="Comment Subject Char"/>
    <w:basedOn w:val="CommentTextChar"/>
    <w:link w:val="CommentSubject"/>
    <w:uiPriority w:val="99"/>
    <w:semiHidden/>
    <w:rsid w:val="00E91539"/>
    <w:rPr>
      <w:rFonts w:ascii="Arial" w:hAnsi="Arial"/>
      <w:b/>
      <w:bCs/>
      <w:color w:val="000000"/>
      <w:sz w:val="20"/>
      <w:szCs w:val="20"/>
    </w:rPr>
  </w:style>
  <w:style w:type="paragraph" w:customStyle="1" w:styleId="EndNoteBibliographyTitle">
    <w:name w:val="EndNote Bibliography Title"/>
    <w:basedOn w:val="Normal"/>
    <w:link w:val="EndNoteBibliographyTitleChar"/>
    <w:rsid w:val="00162D7A"/>
    <w:pPr>
      <w:jc w:val="center"/>
    </w:pPr>
    <w:rPr>
      <w:rFonts w:ascii="Calibri" w:hAnsi="Calibri" w:cs="Calibri"/>
      <w:sz w:val="28"/>
    </w:rPr>
  </w:style>
  <w:style w:type="character" w:customStyle="1" w:styleId="EndNoteBibliographyTitleChar">
    <w:name w:val="EndNote Bibliography Title Char"/>
    <w:basedOn w:val="DefaultParagraphFont"/>
    <w:link w:val="EndNoteBibliographyTitle"/>
    <w:rsid w:val="00162D7A"/>
    <w:rPr>
      <w:rFonts w:ascii="Calibri" w:hAnsi="Calibri" w:cs="Calibri"/>
      <w:color w:val="000000"/>
      <w:sz w:val="28"/>
    </w:rPr>
  </w:style>
  <w:style w:type="paragraph" w:customStyle="1" w:styleId="EndNoteBibliography">
    <w:name w:val="EndNote Bibliography"/>
    <w:basedOn w:val="Normal"/>
    <w:link w:val="EndNoteBibliographyChar"/>
    <w:rsid w:val="00162D7A"/>
    <w:pPr>
      <w:spacing w:line="240" w:lineRule="auto"/>
    </w:pPr>
    <w:rPr>
      <w:rFonts w:ascii="Calibri" w:hAnsi="Calibri" w:cs="Calibri"/>
      <w:sz w:val="28"/>
    </w:rPr>
  </w:style>
  <w:style w:type="character" w:customStyle="1" w:styleId="EndNoteBibliographyChar">
    <w:name w:val="EndNote Bibliography Char"/>
    <w:basedOn w:val="DefaultParagraphFont"/>
    <w:link w:val="EndNoteBibliography"/>
    <w:rsid w:val="00162D7A"/>
    <w:rPr>
      <w:rFonts w:ascii="Calibri" w:hAnsi="Calibri" w:cs="Calibri"/>
      <w:color w:val="000000"/>
      <w:sz w:val="28"/>
    </w:rPr>
  </w:style>
  <w:style w:type="character" w:styleId="Hyperlink">
    <w:name w:val="Hyperlink"/>
    <w:basedOn w:val="DefaultParagraphFont"/>
    <w:uiPriority w:val="99"/>
    <w:unhideWhenUsed/>
    <w:rsid w:val="00046C5A"/>
    <w:rPr>
      <w:color w:val="0000FF" w:themeColor="hyperlink"/>
      <w:u w:val="single"/>
    </w:rPr>
  </w:style>
  <w:style w:type="character" w:styleId="UnresolvedMention">
    <w:name w:val="Unresolved Mention"/>
    <w:basedOn w:val="DefaultParagraphFont"/>
    <w:uiPriority w:val="99"/>
    <w:semiHidden/>
    <w:unhideWhenUsed/>
    <w:rsid w:val="00046C5A"/>
    <w:rPr>
      <w:color w:val="000000"/>
      <w:shd w:val="clear" w:color="auto" w:fill="E1DFDD"/>
    </w:rPr>
  </w:style>
  <w:style w:type="character" w:customStyle="1" w:styleId="mord">
    <w:name w:val="mord"/>
    <w:basedOn w:val="DefaultParagraphFont"/>
    <w:rsid w:val="00906E1D"/>
  </w:style>
  <w:style w:type="character" w:customStyle="1" w:styleId="vlist-s">
    <w:name w:val="vlist-s"/>
    <w:basedOn w:val="DefaultParagraphFont"/>
    <w:rsid w:val="00906E1D"/>
  </w:style>
  <w:style w:type="character" w:customStyle="1" w:styleId="mrel">
    <w:name w:val="mrel"/>
    <w:basedOn w:val="DefaultParagraphFont"/>
    <w:rsid w:val="00394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518277">
      <w:bodyDiv w:val="1"/>
      <w:marLeft w:val="0"/>
      <w:marRight w:val="0"/>
      <w:marTop w:val="0"/>
      <w:marBottom w:val="0"/>
      <w:divBdr>
        <w:top w:val="none" w:sz="0" w:space="0" w:color="auto"/>
        <w:left w:val="none" w:sz="0" w:space="0" w:color="auto"/>
        <w:bottom w:val="none" w:sz="0" w:space="0" w:color="auto"/>
        <w:right w:val="none" w:sz="0" w:space="0" w:color="auto"/>
      </w:divBdr>
      <w:divsChild>
        <w:div w:id="694695097">
          <w:marLeft w:val="0"/>
          <w:marRight w:val="0"/>
          <w:marTop w:val="0"/>
          <w:marBottom w:val="0"/>
          <w:divBdr>
            <w:top w:val="none" w:sz="0" w:space="0" w:color="auto"/>
            <w:left w:val="none" w:sz="0" w:space="0" w:color="auto"/>
            <w:bottom w:val="none" w:sz="0" w:space="0" w:color="auto"/>
            <w:right w:val="none" w:sz="0" w:space="0" w:color="auto"/>
          </w:divBdr>
        </w:div>
        <w:div w:id="70530124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nar/gkaa609" TargetMode="External"/><Relationship Id="rId18" Type="http://schemas.openxmlformats.org/officeDocument/2006/relationships/hyperlink" Target="https://doi.org/10.1126/science.add7046" TargetMode="External"/><Relationship Id="rId26" Type="http://schemas.openxmlformats.org/officeDocument/2006/relationships/hyperlink" Target="https://doi.org/10.1200/JCO.2008.18.1370" TargetMode="External"/><Relationship Id="rId39" Type="http://schemas.openxmlformats.org/officeDocument/2006/relationships/hyperlink" Target="https://doi.org/10.1242/dev.201805" TargetMode="External"/><Relationship Id="rId21" Type="http://schemas.openxmlformats.org/officeDocument/2006/relationships/hyperlink" Target="https://doi.org/10.1038/s41587-023-01767-y" TargetMode="External"/><Relationship Id="rId34" Type="http://schemas.openxmlformats.org/officeDocument/2006/relationships/hyperlink" Target="https://doi.org/10.1038/s41380-019-0609-8" TargetMode="External"/><Relationship Id="rId42" Type="http://schemas.openxmlformats.org/officeDocument/2006/relationships/hyperlink" Target="https://doi.org/10.1093/bib/bbae283" TargetMode="Externa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hyperlink" Target="https://doi.org/10.1038/nature13385" TargetMode="External"/><Relationship Id="rId29" Type="http://schemas.openxmlformats.org/officeDocument/2006/relationships/hyperlink" Target="https://doi.org/10.1126/science.aad3839"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doi.org/10.1038/s41592-018-0229-2" TargetMode="External"/><Relationship Id="rId24" Type="http://schemas.openxmlformats.org/officeDocument/2006/relationships/hyperlink" Target="https://doi.org/10.1158/2159-8290.CD-12-0095" TargetMode="External"/><Relationship Id="rId32" Type="http://schemas.openxmlformats.org/officeDocument/2006/relationships/hyperlink" Target="https://doi.org/10.1007/s12311-015-0665-4" TargetMode="External"/><Relationship Id="rId37" Type="http://schemas.openxmlformats.org/officeDocument/2006/relationships/hyperlink" Target="https://doi.org/10.1016/j.celrep.2023.112425" TargetMode="External"/><Relationship Id="rId40" Type="http://schemas.openxmlformats.org/officeDocument/2006/relationships/hyperlink" Target="https://doi.org/10.1093/molbev/msm088" TargetMode="Externa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doi.org/10.1126/science.abl4896" TargetMode="External"/><Relationship Id="rId23" Type="http://schemas.openxmlformats.org/officeDocument/2006/relationships/hyperlink" Target="https://doi.org/10.1093/nar/gkv1507" TargetMode="External"/><Relationship Id="rId28" Type="http://schemas.openxmlformats.org/officeDocument/2006/relationships/hyperlink" Target="https://doi.org/10.1186/s13059-019-1850-9" TargetMode="External"/><Relationship Id="rId36" Type="http://schemas.openxmlformats.org/officeDocument/2006/relationships/hyperlink" Target="https://doi.org/10.1016/j.devcel.2022.07.015" TargetMode="External"/><Relationship Id="rId10" Type="http://schemas.openxmlformats.org/officeDocument/2006/relationships/hyperlink" Target="https://doi.org/10.1038/s41592-019-0619-0" TargetMode="External"/><Relationship Id="rId19" Type="http://schemas.openxmlformats.org/officeDocument/2006/relationships/hyperlink" Target="https://doi.org/10.1186/s13059-017-1382-0" TargetMode="External"/><Relationship Id="rId31" Type="http://schemas.openxmlformats.org/officeDocument/2006/relationships/hyperlink" Target="https://doi.org/10.1038/s41593-024-01666-8" TargetMode="External"/><Relationship Id="rId44"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doi.org/10.1038/s41586-018-0590-4" TargetMode="External"/><Relationship Id="rId22" Type="http://schemas.openxmlformats.org/officeDocument/2006/relationships/hyperlink" Target="https://doi.org/10.1038/ng.2764" TargetMode="External"/><Relationship Id="rId27" Type="http://schemas.openxmlformats.org/officeDocument/2006/relationships/hyperlink" Target="https://doi.org/10.1002/1097-0142(195405)7:3" TargetMode="External"/><Relationship Id="rId30" Type="http://schemas.openxmlformats.org/officeDocument/2006/relationships/hyperlink" Target="https://doi.org/10.1016/j.neuron.2022.10.032" TargetMode="External"/><Relationship Id="rId35" Type="http://schemas.openxmlformats.org/officeDocument/2006/relationships/hyperlink" Target="https://doi.org/10.1038/s41583-024-00808-6" TargetMode="External"/><Relationship Id="rId43" Type="http://schemas.openxmlformats.org/officeDocument/2006/relationships/hyperlink" Target="https://doi.org/10.1016/j.cels.2015.12.004" TargetMode="Externa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hyperlink" Target="https://doi.org/10.1038/s41592-024-02191-z" TargetMode="External"/><Relationship Id="rId17" Type="http://schemas.openxmlformats.org/officeDocument/2006/relationships/hyperlink" Target="https://doi.org/10.1038/nature11412" TargetMode="External"/><Relationship Id="rId25" Type="http://schemas.openxmlformats.org/officeDocument/2006/relationships/hyperlink" Target="https://doi.org/10.1038/35021093" TargetMode="External"/><Relationship Id="rId33" Type="http://schemas.openxmlformats.org/officeDocument/2006/relationships/hyperlink" Target="https://doi.org/10.1038/s44318-024-00218-x" TargetMode="External"/><Relationship Id="rId38" Type="http://schemas.openxmlformats.org/officeDocument/2006/relationships/hyperlink" Target="https://doi.org/10.1038/s41593-024-01734-5" TargetMode="External"/><Relationship Id="rId46" Type="http://schemas.openxmlformats.org/officeDocument/2006/relationships/theme" Target="theme/theme1.xml"/><Relationship Id="rId20" Type="http://schemas.openxmlformats.org/officeDocument/2006/relationships/hyperlink" Target="https://doi.org/10.1016/j.cell.2021.04.048" TargetMode="External"/><Relationship Id="rId41" Type="http://schemas.openxmlformats.org/officeDocument/2006/relationships/hyperlink" Target="https://doi.org/10.7554/eLife.667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1020</TotalTime>
  <Pages>26</Pages>
  <Words>14307</Words>
  <Characters>81554</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143</cp:revision>
  <dcterms:created xsi:type="dcterms:W3CDTF">2013-12-23T23:15:00Z</dcterms:created>
  <dcterms:modified xsi:type="dcterms:W3CDTF">2026-07-24T07:56:00Z</dcterms:modified>
  <cp:category/>
</cp:coreProperties>
</file>