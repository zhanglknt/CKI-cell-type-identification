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E0B58" w14:textId="77777777" w:rsidR="005A7441" w:rsidRDefault="00000000">
      <w:pPr>
        <w:pStyle w:val="Title"/>
        <w:jc w:val="center"/>
      </w:pPr>
      <w:r>
        <w:rPr>
          <w:rFonts w:ascii="Arial" w:hAnsi="Arial"/>
          <w:color w:val="000000"/>
          <w:sz w:val="32"/>
        </w:rPr>
        <w:t>CKI: A Cell-state Kinetic Index for Quantifying Selective Transcriptomic Remodeling</w:t>
      </w:r>
    </w:p>
    <w:p w14:paraId="14A617A6" w14:textId="77777777" w:rsidR="005A7441" w:rsidRDefault="00000000">
      <w:pPr>
        <w:jc w:val="center"/>
      </w:pPr>
      <w:proofErr w:type="spellStart"/>
      <w:r>
        <w:rPr>
          <w:sz w:val="24"/>
        </w:rPr>
        <w:t>Xianming</w:t>
      </w:r>
      <w:proofErr w:type="spellEnd"/>
      <w:r>
        <w:rPr>
          <w:sz w:val="24"/>
        </w:rPr>
        <w:t xml:space="preserve"> Wu</w:t>
      </w:r>
      <w:r>
        <w:rPr>
          <w:sz w:val="18"/>
          <w:vertAlign w:val="superscript"/>
        </w:rPr>
        <w:t>1</w:t>
      </w:r>
      <w:r>
        <w:t xml:space="preserve">, </w:t>
      </w:r>
      <w:r>
        <w:rPr>
          <w:sz w:val="24"/>
        </w:rPr>
        <w:t>Li Zhang</w:t>
      </w:r>
      <w:r>
        <w:rPr>
          <w:sz w:val="18"/>
          <w:vertAlign w:val="superscript"/>
        </w:rPr>
        <w:t>12*</w:t>
      </w:r>
    </w:p>
    <w:p w14:paraId="42E5E544" w14:textId="77777777" w:rsidR="005A7441" w:rsidRDefault="00000000">
      <w:pPr>
        <w:jc w:val="center"/>
      </w:pPr>
      <w:r>
        <w:rPr>
          <w:sz w:val="20"/>
          <w:vertAlign w:val="superscript"/>
        </w:rPr>
        <w:t>1</w:t>
      </w:r>
      <w:r>
        <w:rPr>
          <w:sz w:val="20"/>
        </w:rPr>
        <w:t>Chinese Institute for Brain Research, Beijing, China</w:t>
      </w:r>
    </w:p>
    <w:p w14:paraId="089930C2" w14:textId="77777777" w:rsidR="005A7441" w:rsidRDefault="00000000">
      <w:pPr>
        <w:jc w:val="center"/>
      </w:pPr>
      <w:r>
        <w:rPr>
          <w:sz w:val="20"/>
          <w:vertAlign w:val="superscript"/>
        </w:rPr>
        <w:t>2</w:t>
      </w:r>
      <w:r>
        <w:rPr>
          <w:sz w:val="20"/>
        </w:rPr>
        <w:t>Institute of Blood Transfusion, Chinese Academy of Medical Sciences &amp; Peking Union Medical College, Chengdu, China</w:t>
      </w:r>
    </w:p>
    <w:p w14:paraId="77F027CA" w14:textId="77777777" w:rsidR="005A7441" w:rsidRDefault="00000000">
      <w:pPr>
        <w:jc w:val="center"/>
      </w:pPr>
      <w:r>
        <w:rPr>
          <w:sz w:val="20"/>
        </w:rPr>
        <w:t>* To whom correspondence should be addressed. Email: knightz@pumc.edu.cn</w:t>
      </w:r>
    </w:p>
    <w:p w14:paraId="53335BC1" w14:textId="77777777" w:rsidR="005A7441" w:rsidRDefault="00000000">
      <w:pPr>
        <w:jc w:val="center"/>
      </w:pPr>
      <w:r>
        <w:rPr>
          <w:sz w:val="18"/>
        </w:rPr>
        <w:t>ORCID: 0000-0002-0698-0754</w:t>
      </w:r>
    </w:p>
    <w:p w14:paraId="7453E030" w14:textId="77777777" w:rsidR="005A7441" w:rsidRDefault="00000000">
      <w:pPr>
        <w:pStyle w:val="Heading1"/>
        <w:spacing w:before="240" w:after="120"/>
      </w:pPr>
      <w:r>
        <w:rPr>
          <w:rFonts w:ascii="Arial" w:hAnsi="Arial"/>
          <w:color w:val="000000"/>
          <w:sz w:val="32"/>
        </w:rPr>
        <w:t>Graphical Abstract</w:t>
      </w:r>
    </w:p>
    <w:p w14:paraId="50CC92EA" w14:textId="77777777" w:rsidR="005A7441" w:rsidRDefault="00000000">
      <w:pPr>
        <w:spacing w:after="60"/>
      </w:pPr>
      <w:r>
        <w:t>[A graphical abstract figure (landscape, 5:2 aspect ratio) will be provided separately.]</w:t>
      </w:r>
    </w:p>
    <w:p w14:paraId="532CF00D" w14:textId="77777777" w:rsidR="005A7441" w:rsidRDefault="00000000">
      <w:pPr>
        <w:pStyle w:val="Heading1"/>
        <w:spacing w:before="240" w:after="120"/>
      </w:pPr>
      <w:r>
        <w:rPr>
          <w:rFonts w:ascii="Arial" w:hAnsi="Arial"/>
          <w:color w:val="000000"/>
          <w:sz w:val="32"/>
        </w:rPr>
        <w:t>Abstract</w:t>
      </w:r>
    </w:p>
    <w:p w14:paraId="7E0202C7" w14:textId="6B4BF902" w:rsidR="005A7441" w:rsidRDefault="00000000">
      <w:pPr>
        <w:spacing w:after="60"/>
      </w:pPr>
      <w:r>
        <w:t>Comparing cell populations is fundamental in single-cell genomics, yet standard distance metrics conflate neutral variation with functional adaptation. Inspired by the Ka/Ks ratio in molecular evolution, we present CKI (Cell-state Kinetic Index), which decomposes transcriptomic divergence into a neutral offset rate (k_n, from housekeeping gene expression) and a functional conversion rate (k_f, from identity gene expression), with ω = k_f/k_n quantifying selective remodeling. We validated CKI across four datasets: the Tabula Muris mouse atlas, Tabula Sapiens human atlas, TCGA pan-cancer data, and a human brain single-nucleus atlas totaling millions of cells. Calibration confirmed neutral behavior for equivalent populations (mean ω = 1.54, all P &gt; 0.05). CKI ω was negatively correlated with all standard distance metrics (Spearman r = -0.57 to -0.38, all P &lt; 0.001), proving it captures an independent information dimension. Cancer analysis revealed transcriptional convergence across genetically diverse tumors. Brain regional analysis identified 30 cell-type-specific developmental origin signatures among 31,764 comparisons. CKI provides a principled framework for quantifying selective transcriptomic remodeling, available as an open-source Python package.</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ins w:id="0" w:author="Microsoft Office User" w:date="2026-07-20T21:57:00Z">
        <w:r w:rsidR="009C5BF9">
          <w:t>ρ</w:t>
        </w:r>
        <w:r w:rsidR="009C5BF9" w:rsidDel="009C5BF9">
          <w:t xml:space="preserve"> </w:t>
        </w:r>
      </w:ins>
      <w:del w:id="1" w:author="Microsoft Office User" w:date="2026-07-20T21:57:00Z">
        <w:r w:rsidDel="009C5BF9">
          <w:delText>r</w:delText>
        </w:r>
      </w:del>
      <w:r/>
      <w:ins w:id="2" w:author="Microsoft Office User" w:date="2026-07-20T21:57:00Z">
        <w:r w:rsidR="009C5BF9">
          <w:t>−0.57</w:t>
        </w:r>
      </w:ins>
      <w:ins w:id="3" w:author="Microsoft Office User" w:date="2026-07-20T21:58:00Z">
        <w:r w:rsidR="009C5BF9">
          <w:t xml:space="preserve"> </w:t>
        </w:r>
      </w:ins>
      <w:del w:id="4" w:author="Microsoft Office User" w:date="2026-07-20T21:57:00Z">
        <w:r w:rsidDel="009C5BF9">
          <w:delText xml:space="preserve">−0.38 </w:delText>
        </w:r>
      </w:del>
      <w:r/>
      <w:ins w:id="5" w:author="Microsoft Office User" w:date="2026-07-20T21:57:00Z">
        <w:r w:rsidR="009C5BF9">
          <w:t xml:space="preserve"> −0.</w:t>
        </w:r>
        <w:commentRangeStart w:id="6"/>
        <w:r w:rsidR="009C5BF9">
          <w:t>38</w:t>
        </w:r>
      </w:ins>
      <w:commentRangeEnd w:id="6"/>
      <w:ins w:id="7" w:author="Microsoft Office User" w:date="2026-07-21T17:51:00Z">
        <w:r w:rsidR="00D10312">
          <w:rPr>
            <w:rStyle w:val="CommentReference"/>
          </w:rPr>
          <w:commentReference w:id="6"/>
        </w:r>
      </w:ins>
      <w:del w:id="8" w:author="Microsoft Office User" w:date="2026-07-20T21:57:00Z">
        <w:r w:rsidDel="009C5BF9">
          <w:delText xml:space="preserve"> −0.57</w:delText>
        </w:r>
      </w:del>
      <w:r/>
    </w:p>
    <w:p w14:paraId="2E318740" w14:textId="77777777" w:rsidR="005A7441" w:rsidRDefault="00000000">
      <w:pPr>
        <w:pStyle w:val="Heading1"/>
        <w:spacing w:before="240" w:after="120"/>
      </w:pPr>
      <w:r>
        <w:rPr>
          <w:rFonts w:ascii="Arial" w:hAnsi="Arial"/>
          <w:color w:val="000000"/>
          <w:sz w:val="32"/>
        </w:rPr>
        <w:t>Introduction</w:t>
      </w:r>
    </w:p>
    <w:p w14:paraId="3D1E7EF0" w14:textId="77777777" w:rsidR="005A7441" w:rsidRDefault="00000000">
      <w:pPr>
        <w:spacing w:after="60"/>
      </w:pPr>
      <w: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14:paraId="55F88B1D" w14:textId="17FC65E3" w:rsidR="005A7441" w:rsidRDefault="00000000">
      <w:pPr>
        <w:spacing w:after="60"/>
      </w:pPr>
      <w: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w:t>
      </w:r>
      <w:r w:rsidR="00046C5A">
        <w:t xml:space="preserve"> </w:t>
      </w:r>
      <w:r w:rsidR="00162D7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 </w:instrText>
      </w:r>
      <w:r w:rsidR="00046C5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EN.CITE.DATA </w:instrText>
      </w:r>
      <w:r w:rsidR="00046C5A">
        <w:fldChar w:fldCharType="end"/>
      </w:r>
      <w:r w:rsidR="00162D7A">
        <w:fldChar w:fldCharType="separate"/>
      </w:r>
      <w:r w:rsidR="00046C5A">
        <w:rPr>
          <w:noProof/>
        </w:rPr>
        <w:t>[1]</w:t>
      </w:r>
      <w:r w:rsidR="00162D7A">
        <w:fldChar w:fldCharType="end"/>
      </w:r>
      <w:r>
        <w:t xml:space="preserve">, </w:t>
      </w:r>
      <w:proofErr w:type="spellStart"/>
      <w:r>
        <w:t>scVI</w:t>
      </w:r>
      <w:proofErr w:type="spellEnd"/>
      <w:r w:rsidR="00046C5A">
        <w:t xml:space="preserve"> </w:t>
      </w:r>
      <w:r w:rsidR="00530FC8">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 </w:instrText>
      </w:r>
      <w:r w:rsidR="00046C5A">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EN.CITE.DATA </w:instrText>
      </w:r>
      <w:r w:rsidR="00046C5A">
        <w:fldChar w:fldCharType="end"/>
      </w:r>
      <w:r w:rsidR="00530FC8">
        <w:fldChar w:fldCharType="separate"/>
      </w:r>
      <w:r w:rsidR="00046C5A">
        <w:rPr>
          <w:noProof/>
        </w:rPr>
        <w:t>[2]</w:t>
      </w:r>
      <w:r w:rsidR="00530FC8">
        <w:fldChar w:fldCharType="end"/>
      </w:r>
      <w:r>
        <w:t>, and SATURN</w:t>
      </w:r>
      <w:r w:rsidR="00046C5A">
        <w:t xml:space="preserve"> </w:t>
      </w:r>
      <w:r w:rsidR="00530FC8">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 </w:instrText>
      </w:r>
      <w:r w:rsidR="00046C5A">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EN.CITE.DATA </w:instrText>
      </w:r>
      <w:r w:rsidR="00046C5A">
        <w:fldChar w:fldCharType="end"/>
      </w:r>
      <w:r w:rsidR="00530FC8">
        <w:fldChar w:fldCharType="separate"/>
      </w:r>
      <w:r w:rsidR="00046C5A">
        <w:rPr>
          <w:noProof/>
        </w:rPr>
        <w:t>[3]</w:t>
      </w:r>
      <w:r w:rsidR="00530FC8">
        <w:fldChar w:fldCharType="end"/>
      </w:r>
      <w:r>
        <w:t xml:space="preserve"> have been developed specifically to remove such nuisance variation. But after </w:t>
      </w:r>
      <w:r>
        <w:lastRenderedPageBreak/>
        <w:t>correction, a key question remains: how much of the remaining difference between two populations represents functional adaptation, and how much is simply neutral drift?</w:t>
      </w:r>
    </w:p>
    <w:p w14:paraId="3AFDADC7" w14:textId="77777777" w:rsidR="005A7441" w:rsidRDefault="00000000">
      <w:pPr>
        <w:spacing w:after="60"/>
      </w:pPr>
      <w:r>
        <w:t>We realized that this question is reminiscent of a problem solved in molecular evolution forty years ago. When comparing two DNA sequences, the Ka/Ks ratio (also called dN/dS) distinguishes nonsynonymous changes (Ka, which alter the protein and may be shaped by selection) from synonymous changes (Ks, which are silent and presumed neutral). The elegance of Ka/Ks lies in its use of synonymous sites as an internal baseline [38,39]: the same mutational process produces both types of change, so their ratio reveals whether selection is acting.</w:t>
      </w:r>
      <w:proofErr w:type="spellStart"/>
      <w:r/>
      <w:proofErr w:type="spellEnd"/>
      <w:r/>
      <w:proofErr w:type="spellStart"/>
      <w:r/>
      <w:proofErr w:type="spellEnd"/>
      <w:r/>
    </w:p>
    <w:p w14:paraId="310087C1" w14:textId="307CEAC0" w:rsidR="005A7441" w:rsidRDefault="00000000">
      <w:pPr>
        <w:spacing w:after="60"/>
      </w:pPr>
      <w:r>
        <w:t>Inspired by this logic, we developed CKI as a heuristic transcriptomic analogue. CKI defines two rates: a neutral offset rate k_n, estimated from housekeeping (HK) gene expression [4]; and a functional conversion rate k_f, estimated from cell-type identity genes. The ratio ω = k_f/k_n serves as a baseline-normalized functional divergence index: ω ≈ 1 indicates functional divergence consistent with baseline variation (empirically calibrated; see Results); ω &gt;&gt; 1 indicates functional divergence substantially exceeding baseline; ω &lt;&lt; 1 indicates strong transcriptomic constraint. Throughout this paper, we use evolutionary terminology ('selection', 'constraint', 'neutral') as heuristic metaphors for transcriptomic divergence patterns, not as claims about Darwinian selection on gene expression.</w:t>
      </w:r>
      <w:proofErr w:type="spellStart"/>
      <w:r/>
      <w:proofErr w:type="spellEnd"/>
      <w:r/>
      <w:r w:rsidR="00046C5A"/>
      <w:r w:rsidR="00530FC8"/>
      <w:r w:rsidR="00046C5A"/>
      <w:r w:rsidR="00530FC8"/>
      <w:r w:rsidR="00046C5A">
        <w:rPr>
          <w:noProof/>
        </w:rPr>
      </w:r>
      <w:r w:rsidR="00530FC8"/>
      <w:r/>
      <w:proofErr w:type="spellStart"/>
      <w:r/>
      <w:proofErr w:type="spellEnd"/>
      <w:r/>
      <w:proofErr w:type="spellStart"/>
      <w:r/>
      <w:proofErr w:type="spellEnd"/>
      <w:r/>
      <w:proofErr w:type="spellStart"/>
      <w:r/>
      <w:proofErr w:type="spellEnd"/>
      <w:r/>
    </w:p>
    <w:p w14:paraId="7C64D67E" w14:textId="7CC14469" w:rsidR="005A7441" w:rsidRDefault="00000000">
      <w:pPr>
        <w:spacing w:after="60"/>
      </w:pPr>
      <w:r w:rsidRPr="00C34668">
        <w:rPr>
          <w:color w:val="auto"/>
        </w:rPr>
        <w:t xml:space="preserve">We validated CKI across </w:t>
      </w:r>
      <w:ins w:id="9" w:author="Microsoft Office User" w:date="2026-07-18T15:25:00Z">
        <w:r w:rsidR="00C34668">
          <w:rPr>
            <w:rFonts w:hint="eastAsia"/>
            <w:color w:val="auto"/>
            <w:lang w:eastAsia="zh-CN"/>
          </w:rPr>
          <w:t>fou</w:t>
        </w:r>
        <w:r w:rsidR="00C34668">
          <w:rPr>
            <w:color w:val="auto"/>
            <w:lang w:eastAsia="zh-CN"/>
          </w:rPr>
          <w:t xml:space="preserve">r </w:t>
        </w:r>
      </w:ins>
      <w:del w:id="10" w:author="Microsoft Office User" w:date="2026-07-18T15:24:00Z">
        <w:r w:rsidRPr="00C34668" w:rsidDel="00C34668">
          <w:rPr>
            <w:rFonts w:hint="eastAsia"/>
            <w:color w:val="auto"/>
            <w:lang w:eastAsia="zh-CN"/>
          </w:rPr>
          <w:delText>t</w:delText>
        </w:r>
        <w:r w:rsidRPr="00C34668" w:rsidDel="00C34668">
          <w:rPr>
            <w:color w:val="auto"/>
          </w:rPr>
          <w:delText xml:space="preserve">hree </w:delText>
        </w:r>
      </w:del>
      <w:r w:rsidRPr="00C34668">
        <w:rPr>
          <w:color w:val="auto"/>
        </w:rPr>
        <w:t xml:space="preserve">scales, </w:t>
      </w:r>
      <w:r>
        <w:t xml:space="preserve">each testing a different aspect of the method. First, we calibrated CKI on Tabula </w:t>
      </w:r>
      <w:proofErr w:type="spellStart"/>
      <w:r>
        <w:t>Muris</w:t>
      </w:r>
      <w:proofErr w:type="spellEnd"/>
      <w:r>
        <w:t xml:space="preserve"> mouse data</w:t>
      </w:r>
      <w:r w:rsidR="00046C5A">
        <w:t xml:space="preserve"> </w:t>
      </w:r>
      <w:r w:rsidR="0006004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 </w:instrText>
      </w:r>
      <w:r w:rsidR="00046C5A">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EN.CITE.DATA </w:instrText>
      </w:r>
      <w:r w:rsidR="00046C5A">
        <w:fldChar w:fldCharType="end"/>
      </w:r>
      <w:r w:rsidR="00060048">
        <w:fldChar w:fldCharType="separate"/>
      </w:r>
      <w:r w:rsidR="00046C5A">
        <w:rPr>
          <w:noProof/>
        </w:rPr>
        <w:t>[5]</w:t>
      </w:r>
      <w:r w:rsidR="00060048">
        <w:fldChar w:fldCharType="end"/>
      </w:r>
      <w:r>
        <w:t>, confirming that random splits of the same cell population yield ω close to 1 (neutral behavior). Second, we extended CKI to Tabula Sapiens human data</w:t>
      </w:r>
      <w:r w:rsidR="00E0548A">
        <w:t xml:space="preserve"> </w: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 </w:instrTex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EN.CITE.DATA </w:instrText>
      </w:r>
      <w:r w:rsidR="00E0548A">
        <w:fldChar w:fldCharType="end"/>
      </w:r>
      <w:r w:rsidR="00E0548A">
        <w:fldChar w:fldCharType="separate"/>
      </w:r>
      <w:r w:rsidR="00E0548A">
        <w:rPr>
          <w:noProof/>
        </w:rPr>
        <w:t>[6]</w:t>
      </w:r>
      <w:r w:rsidR="00E0548A">
        <w:fldChar w:fldCharType="end"/>
      </w:r>
      <w:r>
        <w:t xml:space="preserve"> and found that CKI ω is negatively correlated with all four standard distance metrics, proving it captures an orthogonal information dimension. Third, we applied CKI to TCGA cancer data </w: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 </w:instrTex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EN.CITE.DATA </w:instrText>
      </w:r>
      <w:r w:rsidR="00E0548A">
        <w:fldChar w:fldCharType="end"/>
      </w:r>
      <w:r w:rsidR="00E0548A">
        <w:fldChar w:fldCharType="separate"/>
      </w:r>
      <w:r w:rsidR="00E0548A">
        <w:rPr>
          <w:noProof/>
        </w:rPr>
        <w:t>[7,8]</w:t>
      </w:r>
      <w:r w:rsidR="00E0548A">
        <w:fldChar w:fldCharType="end"/>
      </w:r>
      <w:r>
        <w:t xml:space="preserve">, revealing that tumors are paradoxically more transcriptionally homogeneous than normal tissues. </w:t>
      </w:r>
      <w:r w:rsidRPr="00C34668">
        <w:rPr>
          <w:highlight w:val="yellow"/>
          <w:rPrChange w:id="11" w:author="Microsoft Office User" w:date="2026-07-18T15:25:00Z">
            <w:rPr/>
          </w:rPrChange>
        </w:rPr>
        <w:t>Fourth</w:t>
      </w:r>
      <w:r>
        <w:t xml:space="preserve">, we used CKI to analyze a human brain single-nucleus atlas </w: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 </w:instrTex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EN.CITE.DATA </w:instrText>
      </w:r>
      <w:r w:rsidR="00E0548A">
        <w:fldChar w:fldCharType="end"/>
      </w:r>
      <w:r w:rsidR="00E0548A">
        <w:fldChar w:fldCharType="separate"/>
      </w:r>
      <w:r w:rsidR="00E0548A">
        <w:rPr>
          <w:noProof/>
        </w:rPr>
        <w:t>[9]</w:t>
      </w:r>
      <w:r w:rsidR="00E0548A">
        <w:fldChar w:fldCharType="end"/>
      </w:r>
      <w:r>
        <w:t>,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14:paraId="4385A8BE" w14:textId="77777777" w:rsidR="005A7441" w:rsidRDefault="00000000">
      <w:pPr>
        <w:pStyle w:val="Heading1"/>
        <w:spacing w:before="240" w:after="120"/>
      </w:pPr>
      <w:r>
        <w:rPr>
          <w:rFonts w:ascii="Arial" w:hAnsi="Arial"/>
          <w:color w:val="000000"/>
          <w:sz w:val="32"/>
        </w:rPr>
        <w:t>Materials and Methods</w:t>
      </w:r>
    </w:p>
    <w:p w14:paraId="79A75C5C" w14:textId="77777777" w:rsidR="005A7441" w:rsidRDefault="00000000">
      <w:pPr>
        <w:pStyle w:val="Heading2"/>
        <w:spacing w:before="240" w:after="120"/>
      </w:pPr>
      <w:r>
        <w:rPr>
          <w:rFonts w:ascii="Arial" w:hAnsi="Arial"/>
          <w:color w:val="000000"/>
          <w:sz w:val="28"/>
        </w:rPr>
        <w:t>CKI computation</w:t>
      </w:r>
    </w:p>
    <w:p w14:paraId="248F1F5F" w14:textId="2356A325" w:rsidR="005A7441" w:rsidRDefault="00000000">
      <w:pPr>
        <w:spacing w:after="60"/>
      </w:pPr>
      <w:r>
        <w:t xml:space="preserve">We normalize raw count matrices to 10,000 counts per cell and apply log1p transformation. </w:t>
      </w:r>
      <w:proofErr w:type="spellStart"/>
      <w:r>
        <w:t>Pseudobulk</w:t>
      </w:r>
      <w:proofErr w:type="spellEnd"/>
      <w:r>
        <w:t xml:space="preserve"> vectors are computed by averaging expression across cells sharing the same cell-type annotation, requiring at least 10 cells per group. Housekeeping (HK) genes are auto-detected from data using a combined criterion: detection rate &gt; 0.9 (expressed in &gt;90% of cells) and coefficient of variation below the 30th percentile among well-expressed genes (mean expression &gt; 0.5). For human and mouse datasets, the HRT Atlas v1.0 consensus set (1,130 human-mouse shared HK genes) </w:t>
      </w:r>
      <w:r w:rsidR="00E0548A">
        <w:fldChar w:fldCharType="begin"/>
      </w:r>
      <w:r w:rsidR="00E0548A">
        <w:instrText xml:space="preserve"> ADDIN EN.CITE &lt;EndNote&gt;&lt;Cite&gt;&lt;Author&gt;Hounkpe&lt;/Author&gt;&lt;Year&gt;2021&lt;/Year&gt;&lt;RecNum&gt;124&lt;/RecNum&gt;&lt;DisplayText&gt;[4]&lt;/DisplayText&gt;&lt;record&gt;&lt;rec-number&gt;124&lt;/rec-number&gt;&lt;foreign-keys&gt;&lt;key app="EN" db-id="r5zatf9e3xse5ce9vdmpwvaeerwrttx055ps" timestamp="1784274819"&gt;124&lt;/key&gt;&lt;/foreign-keys&gt;&lt;ref-type name="Journal Article"&gt;17&lt;/ref-type&gt;&lt;contributors&gt;&lt;authors&gt;&lt;author&gt;Hounkpe, B. W.&lt;/author&gt;&lt;author&gt;Chenou, F.&lt;/author&gt;&lt;author&gt;de Lima, F.&lt;/author&gt;&lt;author&gt;De Paula, E. V.&lt;/author&gt;&lt;/authors&gt;&lt;/contributors&gt;&lt;auth-address&gt;School of Medical Sciences, University of Campinas, Campinas, SP, Brazil.&amp;#xD;Hematology and Hemotherapy Center, University of Campinas, Campinas, SP, Brazil.&lt;/auth-address&gt;&lt;titles&gt;&lt;title&gt;HRT Atlas v1.0 database: redefining human and mouse housekeeping genes and candidate reference transcripts by mining massive RNA-seq datasets&lt;/title&gt;&lt;secondary-title&gt;Nucleic Acids Res&lt;/secondary-title&gt;&lt;/titles&gt;&lt;periodical&gt;&lt;full-title&gt;Nucleic Acids Res&lt;/full-title&gt;&lt;/periodical&gt;&lt;pages&gt;D947-D955&lt;/pages&gt;&lt;volume&gt;49&lt;/volume&gt;&lt;number&gt;D1&lt;/number&gt;&lt;keywords&gt;&lt;keyword&gt;Animals&lt;/keyword&gt;&lt;keyword&gt;Data Mining/methods&lt;/keyword&gt;&lt;keyword&gt;*Databases, Genetic&lt;/keyword&gt;&lt;keyword&gt;Gene Expression Profiling/*methods&lt;/keyword&gt;&lt;keyword&gt;Genes, Essential/*genetics&lt;/keyword&gt;&lt;keyword&gt;Humans&lt;/keyword&gt;&lt;keyword&gt;Internet&lt;/keyword&gt;&lt;keyword&gt;Mice, Inbred C57BL&lt;/keyword&gt;&lt;keyword&gt;RNA-Seq/*methods&lt;/keyword&gt;&lt;keyword&gt;Regulatory Elements, Transcriptional/genetics&lt;/keyword&gt;&lt;keyword&gt;Transcription, Genetic/*genetics&lt;/keyword&gt;&lt;keyword&gt;Mice&lt;/keyword&gt;&lt;/keywords&gt;&lt;dates&gt;&lt;year&gt;2021&lt;/year&gt;&lt;pub-dates&gt;&lt;date&gt;Jan 8&lt;/date&gt;&lt;/pub-dates&gt;&lt;/dates&gt;&lt;isbn&gt;1362-4962 (Electronic)&amp;#xD;0305-1048 (Print)&amp;#xD;0305-1048 (Linking)&lt;/isbn&gt;&lt;accession-num&gt;32663312&lt;/accession-num&gt;&lt;urls&gt;&lt;related-urls&gt;&lt;url&gt;https://www.ncbi.nlm.nih.gov/pubmed/32663312&lt;/url&gt;&lt;/related-urls&gt;&lt;/urls&gt;&lt;custom2&gt;PMC7778946&lt;/custom2&gt;&lt;electronic-resource-num&gt;10.1093/nar/gkaa609&lt;/electronic-resource-num&gt;&lt;remote-database-name&gt;Medline&lt;/remote-database-name&gt;&lt;remote-database-provider&gt;NLM&lt;/remote-database-provider&gt;&lt;/record&gt;&lt;/Cite&gt;&lt;/EndNote&gt;</w:instrText>
      </w:r>
      <w:r w:rsidR="00E0548A">
        <w:fldChar w:fldCharType="separate"/>
      </w:r>
      <w:r w:rsidR="00E0548A">
        <w:rPr>
          <w:noProof/>
        </w:rPr>
        <w:t>[4]</w:t>
      </w:r>
      <w:r w:rsidR="00E0548A">
        <w:fldChar w:fldCharType="end"/>
      </w:r>
      <w:r>
        <w:t xml:space="preserve"> is optionally used as supplementary enhancement (union with detected set). For any other species, detection is purely data-driven without external references.</w:t>
      </w:r>
      <w:r>
        <w:t xml:space="preserve"> To validate the neutral assumption, we performed a sensitivity analysis by varying the HK gene set size from 250 to 1,000 genes (in increments of 250) and recomputed ω for all 4,851 Tabula Sapiens cell-type pairs. The coefficient of variation (CV) of ω across HK set sizes was &lt; 13% for 99.2% of pairs, confirming that ω is robust to HK gene set composition and that the neutral baseline is stable.</w:t>
      </w:r>
    </w:p>
    <w:p w14:paraId="21B3535C" w14:textId="77777777" w:rsidR="005A7441" w:rsidRDefault="00000000">
      <w:pPr>
        <w:spacing w:after="60"/>
      </w:pPr>
      <w:r>
        <w:t xml:space="preserve">For populations A and B with </w:t>
      </w:r>
      <w:proofErr w:type="spellStart"/>
      <w:r>
        <w:t>pseudobulk</w:t>
      </w:r>
      <w:proofErr w:type="spellEnd"/>
      <w:r>
        <w:t xml:space="preserve"> vectors </w:t>
      </w:r>
      <w:proofErr w:type="spellStart"/>
      <w:r>
        <w:t>ε_A</w:t>
      </w:r>
      <w:proofErr w:type="spellEnd"/>
      <w:r>
        <w:t xml:space="preserve"> and </w:t>
      </w:r>
      <w:proofErr w:type="spellStart"/>
      <w:r>
        <w:t>ε_B</w:t>
      </w:r>
      <w:proofErr w:type="spellEnd"/>
      <w:r>
        <w:t xml:space="preserve">, </w:t>
      </w:r>
      <w:proofErr w:type="spellStart"/>
      <w:r>
        <w:t>k_n</w:t>
      </w:r>
      <w:proofErr w:type="spellEnd"/>
      <w:r>
        <w:t xml:space="preserve"> = JS(</w:t>
      </w:r>
      <w:proofErr w:type="spellStart"/>
      <w:r>
        <w:t>softmax</w:t>
      </w:r>
      <w:proofErr w:type="spellEnd"/>
      <w:r>
        <w:t>(</w:t>
      </w:r>
      <w:proofErr w:type="spellStart"/>
      <w:r>
        <w:t>ε_A</w:t>
      </w:r>
      <w:proofErr w:type="spellEnd"/>
      <w:r>
        <w:t xml:space="preserve">[H]), </w:t>
      </w:r>
      <w:proofErr w:type="spellStart"/>
      <w:r>
        <w:t>softmax</w:t>
      </w:r>
      <w:proofErr w:type="spellEnd"/>
      <w:r>
        <w:t>(</w:t>
      </w:r>
      <w:proofErr w:type="spellStart"/>
      <w:r>
        <w:t>ε_B</w:t>
      </w:r>
      <w:proofErr w:type="spellEnd"/>
      <w:r>
        <w:t xml:space="preserve">[H])), where H is the set of HK gene indices. </w:t>
      </w:r>
      <w:proofErr w:type="spellStart"/>
      <w:r>
        <w:t>k_f</w:t>
      </w:r>
      <w:proofErr w:type="spellEnd"/>
      <w:r>
        <w:t xml:space="preserve"> = JS(</w:t>
      </w:r>
      <w:proofErr w:type="spellStart"/>
      <w:r>
        <w:t>softmax</w:t>
      </w:r>
      <w:proofErr w:type="spellEnd"/>
      <w:r>
        <w:t>(</w:t>
      </w:r>
      <w:proofErr w:type="spellStart"/>
      <w:r>
        <w:t>ε_A</w:t>
      </w:r>
      <w:proofErr w:type="spellEnd"/>
      <w:r>
        <w:t xml:space="preserve">[I]), </w:t>
      </w:r>
      <w:proofErr w:type="spellStart"/>
      <w:r>
        <w:t>softmax</w:t>
      </w:r>
      <w:proofErr w:type="spellEnd"/>
      <w:r>
        <w:t>(</w:t>
      </w:r>
      <w:proofErr w:type="spellStart"/>
      <w:r>
        <w:t>ε_B</w:t>
      </w:r>
      <w:proofErr w:type="spellEnd"/>
      <w:r>
        <w:t xml:space="preserve">[I])), where I is the set of top-2,000 highly variable genes (HVGs; Scanpy default, Seurat v3 flavor) excluding HK genes. The choice of 2,000 HVGs follows the Scanpy default parameter and was validated by sensitivity analysis: varying the HVG count from 1,000 to 4,000 yielded ω correlations r &gt; 0.97, confirming robustness to this parameter. ω = </w:t>
      </w:r>
      <w:proofErr w:type="spellStart"/>
      <w:r>
        <w:t>k_f</w:t>
      </w:r>
      <w:proofErr w:type="spellEnd"/>
      <w:r>
        <w:t>/</w:t>
      </w:r>
      <w:proofErr w:type="spellStart"/>
      <w:r>
        <w:t>k_n</w:t>
      </w:r>
      <w:proofErr w:type="spellEnd"/>
      <w:r>
        <w:t xml:space="preserve">. JS divergence uses base-2 logarithm (range [0,1]). </w:t>
      </w:r>
      <w:proofErr w:type="spellStart"/>
      <w:r>
        <w:t>Softmax</w:t>
      </w:r>
      <w:proofErr w:type="spellEnd"/>
      <w:r>
        <w:t xml:space="preserve"> normalization converts expression vectors to probability distributions.</w:t>
      </w:r>
      <w:r>
        <w:t xml:space="preserve"> The stability of the ω ratio depends on k_n being bounded away from zero. In our datasets, k_n had a median of 0.0086 (range 0.0004–0.106); only 48 of 4,851 pairs (0.15%) had k_n &lt; 0.001. For these rare near-degenerate cases, we recommend reporting ω with a lower-bound k_n threshold (e.g., k_n ≥ 0.001) to avoid inflated ratios. In practice, 93.6% of all ω values were &lt; 15, and the method is robust for the vast majority of comparisons.</w:t>
      </w:r>
    </w:p>
    <w:p w14:paraId="7791ADB6" w14:textId="77777777" w:rsidR="005A7441" w:rsidRDefault="00000000">
      <w:pPr>
        <w:pStyle w:val="Heading2"/>
        <w:spacing w:before="240" w:after="120"/>
      </w:pPr>
      <w:r>
        <w:rPr>
          <w:rFonts w:ascii="Arial" w:hAnsi="Arial"/>
          <w:color w:val="000000"/>
          <w:sz w:val="28"/>
        </w:rPr>
        <w:lastRenderedPageBreak/>
        <w:t>Bootstrap permutation test</w:t>
      </w:r>
    </w:p>
    <w:p w14:paraId="2AC20F49" w14:textId="77777777" w:rsidR="005A7441" w:rsidRDefault="00000000">
      <w:pPr>
        <w:spacing w:after="60"/>
      </w:pPr>
      <w:r>
        <w:t>We randomly permute cell-type labels between the two populations (B = 500 for mouse calibration and exploratory analyses; B = 1,000 for human, TCGA, and brain primary analyses), recompute pseudobulk vectors, and calculate ω_null for each permutation. This tests the null hypothesis that the two populations are drawn from the same distribution of cell-type-specific expression patterns. We apply a two-sided bootstrap test: Empirical P = (count(|ω_null - 1| &gt;= |ω_obs - 1|) + 1) / (B + 1). Cohen's d = (ω_obs - mean(ω_null)) / sd(ω_null). For analyses involving multiple comparisons (e.g., 4,851 cell-type pairs in Tabula Sapiens, 31,764 brain region pairs), Benjamini-Hochberg false discovery rate (FDR) correction was applied; adjusted q-values are reported in Supplementary Tables S1-S2 alongside raw P-values. Primary conclusions are based on patterns robust to both raw and FDR-corrected thresholds.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71D13A35" w14:textId="77777777" w:rsidR="005A7441" w:rsidRDefault="00000000">
      <w:pPr>
        <w:pStyle w:val="Heading2"/>
        <w:spacing w:before="240" w:after="120"/>
      </w:pPr>
      <w:r>
        <w:rPr>
          <w:rFonts w:ascii="Arial" w:hAnsi="Arial"/>
          <w:color w:val="000000"/>
          <w:sz w:val="28"/>
        </w:rPr>
        <w:t>Datasets</w:t>
      </w:r>
    </w:p>
    <w:p w14:paraId="02B30988" w14:textId="54EAECE0" w:rsidR="005A7441" w:rsidRDefault="00000000">
      <w:pPr>
        <w:spacing w:after="60"/>
      </w:pPr>
      <w:r>
        <w:t xml:space="preserve">Tabula </w:t>
      </w:r>
      <w:proofErr w:type="spellStart"/>
      <w:r>
        <w:t>Muris</w:t>
      </w:r>
      <w:proofErr w:type="spellEnd"/>
      <w:r>
        <w:t xml:space="preserve"> FACS SmartSeq2 </w: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 </w:instrTex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EN.CITE.DATA </w:instrText>
      </w:r>
      <w:r w:rsidR="007B2A68">
        <w:fldChar w:fldCharType="end"/>
      </w:r>
      <w:r w:rsidR="007B2A68">
        <w:fldChar w:fldCharType="separate"/>
      </w:r>
      <w:r w:rsidR="007B2A68">
        <w:rPr>
          <w:noProof/>
        </w:rPr>
        <w:t>[5]</w:t>
      </w:r>
      <w:r w:rsidR="007B2A68">
        <w:fldChar w:fldCharType="end"/>
      </w:r>
      <w:r>
        <w:t xml:space="preserve">: 15,057 cells, 22,308 genes, 6 organs (liver, kidney, spleen, lung, heart, bone marrow). Post-QC: 32 cell-type entries (each with at least 10 cells). Highly variable genes selected using </w:t>
      </w:r>
      <w:proofErr w:type="spellStart"/>
      <w:r>
        <w:t>scanpy</w:t>
      </w:r>
      <w:proofErr w:type="spellEnd"/>
      <w:r>
        <w:t xml:space="preserve"> </w: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 </w:instrTex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EN.CITE.DATA </w:instrText>
      </w:r>
      <w:r w:rsidR="00C34668">
        <w:fldChar w:fldCharType="end"/>
      </w:r>
      <w:r w:rsidR="00C34668">
        <w:fldChar w:fldCharType="separate"/>
      </w:r>
      <w:r w:rsidR="00C34668">
        <w:rPr>
          <w:noProof/>
        </w:rPr>
        <w:t>[10]</w:t>
      </w:r>
      <w:r w:rsidR="00C34668">
        <w:fldChar w:fldCharType="end"/>
      </w:r>
      <w:r>
        <w:t xml:space="preserve"> with flavor="</w:t>
      </w:r>
      <w:proofErr w:type="spellStart"/>
      <w:r>
        <w:t>seurat</w:t>
      </w:r>
      <w:proofErr w:type="spellEnd"/>
      <w:r>
        <w:t xml:space="preserve">" </w: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 </w:instrTex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EN.CITE.DATA </w:instrText>
      </w:r>
      <w:r w:rsidR="00C34668">
        <w:fldChar w:fldCharType="end"/>
      </w:r>
      <w:r w:rsidR="00C34668">
        <w:fldChar w:fldCharType="separate"/>
      </w:r>
      <w:r w:rsidR="00C34668">
        <w:rPr>
          <w:noProof/>
        </w:rPr>
        <w:t>[11,12]</w:t>
      </w:r>
      <w:r w:rsidR="00C34668">
        <w:fldChar w:fldCharType="end"/>
      </w:r>
      <w:r>
        <w:t xml:space="preserve"> and </w:t>
      </w:r>
      <w:proofErr w:type="spellStart"/>
      <w:r>
        <w:t>n_top_genes</w:t>
      </w:r>
      <w:proofErr w:type="spellEnd"/>
      <w:r>
        <w:t>=2,000.</w:t>
      </w:r>
    </w:p>
    <w:p w14:paraId="298146B4" w14:textId="3B62B2F4" w:rsidR="005A7441" w:rsidRDefault="00000000">
      <w:pPr>
        <w:spacing w:after="60"/>
      </w:pPr>
      <w:r>
        <w:t xml:space="preserve">Tabula Sapiens v1.0 </w: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 </w:instrTex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EN.CITE.DATA </w:instrText>
      </w:r>
      <w:r w:rsidR="007B2A68">
        <w:fldChar w:fldCharType="end"/>
      </w:r>
      <w:r w:rsidR="007B2A68">
        <w:fldChar w:fldCharType="separate"/>
      </w:r>
      <w:r w:rsidR="007B2A68">
        <w:rPr>
          <w:noProof/>
        </w:rPr>
        <w:t>[6]</w:t>
      </w:r>
      <w:r w:rsidR="007B2A68">
        <w:fldChar w:fldCharType="end"/>
      </w:r>
      <w:r>
        <w:t xml:space="preserve">: accessed via CZ </w:t>
      </w:r>
      <w:proofErr w:type="spellStart"/>
      <w:r>
        <w:t>CELLxGENE</w:t>
      </w:r>
      <w:proofErr w:type="spellEnd"/>
      <w:r>
        <w:t xml:space="preserve"> Discover. Post-QC: 108,136 cells (6 h5ad files total), 51,852 genes, 99 cell-type entries across 6 organs. Human HK genes: auto-detected (combined detection-rate/CV criterion), with optional enhancement from 1,130 HRT Atlas v1.0 genes mapped by gene symbol.</w:t>
      </w:r>
    </w:p>
    <w:p w14:paraId="5F8225E2" w14:textId="755A8E23" w:rsidR="005A7441" w:rsidRDefault="00000000">
      <w:pPr>
        <w:spacing w:after="60"/>
      </w:pPr>
      <w:r>
        <w:t xml:space="preserve">TCGA bulk RNA-seq </w:t>
      </w:r>
      <w:r w:rsidR="007B2A68">
        <w:fldChar w:fldCharType="begin"/>
      </w:r>
      <w:r w:rsidR="00C34668">
        <w:instrText xml:space="preserve"> ADDIN EN.CITE &lt;EndNote&gt;&lt;Cite&gt;&lt;Author&gt;Cancer Genome Atlas Research&lt;/Author&gt;&lt;Year&gt;2013&lt;/Year&gt;&lt;RecNum&gt;110&lt;/RecNum&gt;&lt;DisplayText&gt;[13]&lt;/DisplayText&gt;&lt;record&gt;&lt;rec-number&gt;110&lt;/rec-number&gt;&lt;foreign-keys&gt;&lt;key app="EN" db-id="r5zatf9e3xse5ce9vdmpwvaeerwrttx055ps" timestamp="1784260729"&gt;110&lt;/key&gt;&lt;/foreign-keys&gt;&lt;ref-type name="Journal Article"&gt;17&lt;/ref-type&gt;&lt;contributors&gt;&lt;authors&gt;&lt;author&gt;Cancer Genome Atlas Research, Network&lt;/author&gt;&lt;author&gt;Weinstein, J. N.&lt;/author&gt;&lt;author&gt;Collisson, E. A.&lt;/author&gt;&lt;author&gt;Mills, G. B.&lt;/author&gt;&lt;author&gt;Shaw, K. R.&lt;/author&gt;&lt;author&gt;Ozenberger, B. A.&lt;/author&gt;&lt;author&gt;Ellrott, K.&lt;/author&gt;&lt;author&gt;Shmulevich, I.&lt;/author&gt;&lt;author&gt;Sander, C.&lt;/author&gt;&lt;author&gt;Stuart, J. M.&lt;/author&gt;&lt;/authors&gt;&lt;/contributors&gt;&lt;auth-address&gt;Human Genome Sequencing Center, Baylor College of Medicine, Houston, Texas, USA.&lt;/auth-address&gt;&lt;titles&gt;&lt;title&gt;The Cancer Genome Atlas Pan-Cancer analysis project&lt;/title&gt;&lt;secondary-title&gt;Nat Genet&lt;/secondary-title&gt;&lt;/titles&gt;&lt;pages&gt;1113-20&lt;/pages&gt;&lt;volume&gt;45&lt;/volume&gt;&lt;number&gt;10&lt;/number&gt;&lt;keywords&gt;&lt;keyword&gt;Gene Expression Profiling&lt;/keyword&gt;&lt;keyword&gt;*Genome&lt;/keyword&gt;&lt;keyword&gt;Humans&lt;/keyword&gt;&lt;keyword&gt;Neoplasms/*genetics/pathology&lt;/keyword&gt;&lt;/keywords&gt;&lt;dates&gt;&lt;year&gt;2013&lt;/year&gt;&lt;pub-dates&gt;&lt;date&gt;Oct&lt;/date&gt;&lt;/pub-dates&gt;&lt;/dates&gt;&lt;isbn&gt;1546-1718 (Electronic)&amp;#xD;1061-4036 (Print)&amp;#xD;1061-4036 (Linking)&lt;/isbn&gt;&lt;accession-num&gt;24071849&lt;/accession-num&gt;&lt;urls&gt;&lt;related-urls&gt;&lt;url&gt;https://www.ncbi.nlm.nih.gov/pubmed/24071849&lt;/url&gt;&lt;/related-urls&gt;&lt;/urls&gt;&lt;custom2&gt;PMC3919969&lt;/custom2&gt;&lt;electronic-resource-num&gt;10.1038/ng.2764&lt;/electronic-resource-num&gt;&lt;remote-database-name&gt;Medline&lt;/remote-database-name&gt;&lt;remote-database-provider&gt;NLM&lt;/remote-database-provider&gt;&lt;/record&gt;&lt;/Cite&gt;&lt;/EndNote&gt;</w:instrText>
      </w:r>
      <w:r w:rsidR="007B2A68">
        <w:fldChar w:fldCharType="separate"/>
      </w:r>
      <w:r w:rsidR="00C34668">
        <w:rPr>
          <w:noProof/>
        </w:rPr>
        <w:t>[13]</w:t>
      </w:r>
      <w:r w:rsidR="007B2A68">
        <w:fldChar w:fldCharType="end"/>
      </w:r>
      <w:r w:rsidRPr="003C0557">
        <w:rPr>
          <w:color w:val="auto"/>
        </w:rPr>
        <w:t xml:space="preserve">: </w:t>
      </w:r>
      <w:r>
        <w:t xml:space="preserve">five cancer types from NCI Genomic Data Commons, accessed via </w:t>
      </w:r>
      <w:proofErr w:type="spellStart"/>
      <w:r>
        <w:t>TCGAbiolinks</w:t>
      </w:r>
      <w:proofErr w:type="spellEnd"/>
      <w:r>
        <w:t xml:space="preserve"> </w:t>
      </w:r>
      <w:r w:rsidR="007B2A68">
        <w:fldChar w:fldCharType="begin">
          <w:fldData xml:space="preserve">PEVuZE5vdGU+PENpdGU+PEF1dGhvcj5Db2xhcHJpY288L0F1dGhvcj48WWVhcj4yMDE2PC9ZZWFy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 </w:instrText>
      </w:r>
      <w:r w:rsidR="00C34668">
        <w:fldChar w:fldCharType="begin">
          <w:fldData xml:space="preserve">PEVuZE5vdGU+PENpdGU+PEF1dGhvcj5Db2xhcHJpY288L0F1dGhvcj48WWVhcj4yMDE2PC9ZZWFy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EN.CITE.DATA </w:instrText>
      </w:r>
      <w:r w:rsidR="00C34668">
        <w:fldChar w:fldCharType="end"/>
      </w:r>
      <w:r w:rsidR="007B2A68">
        <w:fldChar w:fldCharType="separate"/>
      </w:r>
      <w:r w:rsidR="00C34668">
        <w:rPr>
          <w:noProof/>
        </w:rPr>
        <w:t>[14]</w:t>
      </w:r>
      <w:r w:rsidR="007B2A68">
        <w:fldChar w:fldCharType="end"/>
      </w:r>
      <w:r>
        <w:t xml:space="preserve"> and </w:t>
      </w:r>
      <w:proofErr w:type="spellStart"/>
      <w:r>
        <w:t>cBioPortal</w:t>
      </w:r>
      <w:proofErr w:type="spellEnd"/>
      <w:r>
        <w:t xml:space="preserve"> </w:t>
      </w:r>
      <w:r w:rsidR="007B2A68">
        <w:fldChar w:fldCharType="begin"/>
      </w:r>
      <w:r w:rsidR="00C34668">
        <w:instrText xml:space="preserve"> ADDIN EN.CITE &lt;EndNote&gt;&lt;Cite&gt;&lt;Author&gt;Cerami&lt;/Author&gt;&lt;Year&gt;2012&lt;/Year&gt;&lt;RecNum&gt;96&lt;/RecNum&gt;&lt;DisplayText&gt;[15]&lt;/DisplayText&gt;&lt;record&gt;&lt;rec-number&gt;96&lt;/rec-number&gt;&lt;foreign-keys&gt;&lt;key app="EN" db-id="r5zatf9e3xse5ce9vdmpwvaeerwrttx055ps" timestamp="1784260729"&gt;96&lt;/key&gt;&lt;/foreign-keys&gt;&lt;ref-type name="Journal Article"&gt;17&lt;/ref-type&gt;&lt;contributors&gt;&lt;authors&gt;&lt;author&gt;Cerami, E.&lt;/author&gt;&lt;author&gt;Gao, J.&lt;/author&gt;&lt;author&gt;Dogrusoz, U.&lt;/author&gt;&lt;author&gt;Gross, B. E.&lt;/author&gt;&lt;author&gt;Sumer, S. O.&lt;/author&gt;&lt;author&gt;Aksoy, B. A.&lt;/author&gt;&lt;author&gt;Jacobsen, A.&lt;/author&gt;&lt;author&gt;Byrne, C. J.&lt;/author&gt;&lt;author&gt;Heuer, M. L.&lt;/author&gt;&lt;author&gt;Larsson, E.&lt;/author&gt;&lt;author&gt;Antipin, Y.&lt;/author&gt;&lt;author&gt;Reva, B.&lt;/author&gt;&lt;author&gt;Goldberg, A. P.&lt;/author&gt;&lt;author&gt;Sander, C.&lt;/author&gt;&lt;author&gt;Schultz, N.&lt;/author&gt;&lt;/authors&gt;&lt;/contributors&gt;&lt;auth-address&gt;Computational Biology Center, Memorial Sloan-Kettering Cancer Center, New York, New York 10021, USA. cancergenomics@cbio.mskcc.org&lt;/auth-address&gt;&lt;titles&gt;&lt;title&gt;The cBio cancer genomics portal: an open platform for exploring multidimensional cancer genomics data&lt;/title&gt;&lt;secondary-title&gt;Cancer Discov&lt;/secondary-title&gt;&lt;/titles&gt;&lt;pages&gt;401-4&lt;/pages&gt;&lt;volume&gt;2&lt;/volume&gt;&lt;number&gt;5&lt;/number&gt;&lt;keywords&gt;&lt;keyword&gt;*Database Management Systems&lt;/keyword&gt;&lt;keyword&gt;*Databases, Factual&lt;/keyword&gt;&lt;keyword&gt;*Genomics&lt;/keyword&gt;&lt;keyword&gt;Humans&lt;/keyword&gt;&lt;keyword&gt;Internet&lt;/keyword&gt;&lt;keyword&gt;Neoplasms/*genetics&lt;/keyword&gt;&lt;/keywords&gt;&lt;dates&gt;&lt;year&gt;2012&lt;/year&gt;&lt;pub-dates&gt;&lt;date&gt;May&lt;/date&gt;&lt;/pub-dates&gt;&lt;/dates&gt;&lt;isbn&gt;2159-8290 (Electronic)&amp;#xD;2159-8274 (Print)&amp;#xD;2159-8274 (Linking)&lt;/isbn&gt;&lt;accession-num&gt;22588877&lt;/accession-num&gt;&lt;urls&gt;&lt;related-urls&gt;&lt;url&gt;https://www.ncbi.nlm.nih.gov/pubmed/22588877&lt;/url&gt;&lt;/related-urls&gt;&lt;/urls&gt;&lt;custom1&gt;Disclosure of Potential Conflicts of Interest No potential conflicts of interest were disclosed.&lt;/custom1&gt;&lt;custom2&gt;PMC3956037&lt;/custom2&gt;&lt;electronic-resource-num&gt;10.1158/2159-8290.CD-12-0095&lt;/electronic-resource-num&gt;&lt;remote-database-name&gt;Medline&lt;/remote-database-name&gt;&lt;remote-database-provider&gt;NLM&lt;/remote-database-provider&gt;&lt;/record&gt;&lt;/Cite&gt;&lt;/EndNote&gt;</w:instrText>
      </w:r>
      <w:r w:rsidR="007B2A68">
        <w:fldChar w:fldCharType="separate"/>
      </w:r>
      <w:r w:rsidR="00C34668">
        <w:rPr>
          <w:noProof/>
        </w:rPr>
        <w:t>[15]</w:t>
      </w:r>
      <w:r w:rsidR="007B2A68">
        <w:fldChar w:fldCharType="end"/>
      </w:r>
      <w:r>
        <w:t xml:space="preserve"> APIs. LUAD: 495 tumor + 76 normal; LUSC: 567 tumor + 58 normal; LIHC: 365 tumor + 57 normal; KIRC: 755 tumor + 82 normal; BRCA: 1032 tumor + 109 normal. FPKM values, log2(x+1) transformed. PAM50 classification </w:t>
      </w:r>
      <w:r w:rsidR="007B2A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 </w:instrText>
      </w:r>
      <w:r w:rsidR="00C346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EN.CITE.DATA </w:instrText>
      </w:r>
      <w:r w:rsidR="00C34668">
        <w:fldChar w:fldCharType="end"/>
      </w:r>
      <w:r w:rsidR="007B2A68">
        <w:fldChar w:fldCharType="separate"/>
      </w:r>
      <w:r w:rsidR="00C34668">
        <w:rPr>
          <w:noProof/>
        </w:rPr>
        <w:t>[16,17]</w:t>
      </w:r>
      <w:r w:rsidR="007B2A68">
        <w:fldChar w:fldCharType="end"/>
      </w:r>
      <w:r>
        <w:t xml:space="preserve">: nearest centroid (Pearson correlation), 44 of 47 PAM50 genes matched. LIHC Edmondson grade </w:t>
      </w:r>
      <w:r w:rsidR="007B2A68">
        <w:fldChar w:fldCharType="begin"/>
      </w:r>
      <w:r w:rsidR="00C34668">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r>
      <w:r w:rsidR="007B2A68">
        <w:fldChar w:fldCharType="separate"/>
      </w:r>
      <w:r w:rsidR="00C34668">
        <w:rPr>
          <w:noProof/>
        </w:rPr>
        <w:t>[18]</w:t>
      </w:r>
      <w:r w:rsidR="007B2A68">
        <w:fldChar w:fldCharType="end"/>
      </w:r>
      <w:r>
        <w:t xml:space="preserve">: from </w:t>
      </w:r>
      <w:proofErr w:type="spellStart"/>
      <w:r>
        <w:t>cBioPortal</w:t>
      </w:r>
      <w:proofErr w:type="spellEnd"/>
      <w:r>
        <w:t xml:space="preserve">, 289 tumors. LUAD mutations: from </w:t>
      </w:r>
      <w:proofErr w:type="spellStart"/>
      <w:r>
        <w:t>cBioPortal</w:t>
      </w:r>
      <w:proofErr w:type="spellEnd"/>
      <w:r>
        <w:t>, 497 samples (61 EGFR, 121 KRAS, 312 WT).</w:t>
      </w:r>
      <w:r>
        <w:t xml:space="preserve"> Unlike the single-cell datasets where pseudobulk vectors are computed by averaging across cells, TCGA bulk RNA-seq profiles represent tissue-level averages directly; CKI was applied to these bulk profiles without pseudobulk aggregation. Tumor samples may contain mixed cell populations, and the resulting ω values reflect tissue-level transcriptomic remodeling rather than pure malignant cell states. This distinction is noted in the interpretation of cancer results.</w:t>
      </w:r>
    </w:p>
    <w:p w14:paraId="1EF42C51" w14:textId="5E8ABC15" w:rsidR="005A7441" w:rsidRDefault="00000000">
      <w:pPr>
        <w:spacing w:after="60"/>
      </w:pPr>
      <w:r>
        <w:t xml:space="preserve">Human brain atlas </w: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 </w:instrTex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EN.CITE.DATA </w:instrText>
      </w:r>
      <w:r w:rsidR="007B2A68">
        <w:fldChar w:fldCharType="end"/>
      </w:r>
      <w:r w:rsidR="007B2A68">
        <w:fldChar w:fldCharType="separate"/>
      </w:r>
      <w:r w:rsidR="007B2A68">
        <w:rPr>
          <w:noProof/>
        </w:rPr>
        <w:t>[9]</w:t>
      </w:r>
      <w:r w:rsidR="007B2A68">
        <w:fldChar w:fldCharType="end"/>
      </w:r>
      <w:r>
        <w:t xml:space="preserve">: </w:t>
      </w:r>
      <w:proofErr w:type="spellStart"/>
      <w:r>
        <w:t>Siletti</w:t>
      </w:r>
      <w:proofErr w:type="spellEnd"/>
      <w:r>
        <w:t xml:space="preserve"> et al. (2023) single-nucleus RNA-seq from CZ </w:t>
      </w:r>
      <w:proofErr w:type="spellStart"/>
      <w:r>
        <w:t>CELLxGENE</w:t>
      </w:r>
      <w:proofErr w:type="spellEnd"/>
      <w:r>
        <w:t xml:space="preserve"> Discover. We used the Nonneurons.h5ad dataset (888,263 nuclei, 59,480 genes, 108 brain regions). Cell types were classified by </w:t>
      </w:r>
      <w:proofErr w:type="spellStart"/>
      <w:r>
        <w:t>supercluster_term</w:t>
      </w:r>
      <w:proofErr w:type="spellEnd"/>
      <w:r>
        <w:t xml:space="preserve"> annotation, generating 10 major non-neuronal classes: astrocytes (155,025 nuclei), oligodendrocytes (490,246), oligodendrocyte precursors (110,454 total including committed), microglia (91,838), vascular cells (8,932), fibroblasts (8,156), ependymal cells (5,882), choroid plexus (7,689), and </w:t>
      </w:r>
      <w:r w:rsidRPr="00DD10B0">
        <w:rPr>
          <w:color w:val="FF0000"/>
        </w:rPr>
        <w:t>Bergmann glia</w:t>
      </w:r>
      <w:ins w:id="12" w:author="Microsoft Office User" w:date="2026-07-20T17:19:00Z">
        <w:r w:rsidR="00CD047D">
          <w:rPr>
            <w:color w:val="FF0000"/>
          </w:rPr>
          <w:t xml:space="preserve"> (7965)</w:t>
        </w:r>
      </w:ins>
      <w:r>
        <w:t xml:space="preserve">. We required &gt;= 20 nuclei per (region, </w:t>
      </w:r>
      <w:proofErr w:type="spellStart"/>
      <w:r>
        <w:t>cell_type</w:t>
      </w:r>
      <w:proofErr w:type="spellEnd"/>
      <w:r>
        <w:t xml:space="preserve">) group and &gt;= 50 nuclei per region. Normalization: </w:t>
      </w:r>
      <w:proofErr w:type="spellStart"/>
      <w:r>
        <w:t>Scanpy</w:t>
      </w:r>
      <w:proofErr w:type="spellEnd"/>
      <w:r>
        <w:t xml:space="preserve"> </w:t>
      </w:r>
      <w:proofErr w:type="spellStart"/>
      <w:r>
        <w:t>normalize_total</w:t>
      </w:r>
      <w:proofErr w:type="spellEnd"/>
      <w:r>
        <w:t xml:space="preserve"> (</w:t>
      </w:r>
      <w:proofErr w:type="spellStart"/>
      <w:r>
        <w:t>target_sum</w:t>
      </w:r>
      <w:proofErr w:type="spellEnd"/>
      <w:r>
        <w:t xml:space="preserve"> = 10,000) followed by log1p transformation. </w:t>
      </w:r>
      <w:proofErr w:type="spellStart"/>
      <w:r>
        <w:t>Pseudobulk</w:t>
      </w:r>
      <w:proofErr w:type="spellEnd"/>
      <w:r>
        <w:t xml:space="preserve"> vectors were computed as the mean log-normalized expression per group. CKI ω was computed for all same-cell-type cross-region comparisons (31,764 pairs total), using the hybrid scheme described above. HK genes were auto-detected per dataset (combined detection-rate/CV criterion). Top-200 identity genes were selected per comparison, excluding HK genes.</w:t>
      </w:r>
    </w:p>
    <w:p w14:paraId="1854D168" w14:textId="77777777" w:rsidR="005A7441" w:rsidRDefault="00000000">
      <w:pPr>
        <w:pStyle w:val="Heading2"/>
        <w:spacing w:before="240" w:after="120"/>
      </w:pPr>
      <w:r>
        <w:rPr>
          <w:rFonts w:ascii="Arial" w:hAnsi="Arial"/>
          <w:color w:val="000000"/>
          <w:sz w:val="28"/>
        </w:rPr>
        <w:t>Method comparison</w:t>
      </w:r>
    </w:p>
    <w:p w14:paraId="08F23C2E" w14:textId="77777777" w:rsidR="005A7441" w:rsidRDefault="00000000">
      <w:pPr>
        <w:spacing w:after="60"/>
      </w:pPr>
      <w:r>
        <w:t>We computed five metrics on all 4,851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14:paraId="4FFB696E" w14:textId="77777777" w:rsidR="005A7441" w:rsidRDefault="00000000">
      <w:pPr>
        <w:pStyle w:val="Heading2"/>
        <w:spacing w:before="240" w:after="120"/>
      </w:pPr>
      <w:r>
        <w:rPr>
          <w:rFonts w:ascii="Arial" w:hAnsi="Arial"/>
          <w:color w:val="000000"/>
          <w:sz w:val="28"/>
        </w:rPr>
        <w:lastRenderedPageBreak/>
        <w:t>Multiplicative residual model for brain regional analysis</w:t>
      </w:r>
    </w:p>
    <w:p w14:paraId="7B088E0E" w14:textId="77777777" w:rsidR="005A7441" w:rsidRDefault="00000000">
      <w:pPr>
        <w:spacing w:after="60"/>
      </w:pPr>
      <w:r>
        <w:t>For the brain regional analysis, we designed a multiplicative model to detect cell-type/region-pair combinations with anomalously low ω. For each (</w:t>
      </w:r>
      <w:proofErr w:type="spellStart"/>
      <w:r>
        <w:t>cell_type</w:t>
      </w:r>
      <w:proofErr w:type="spellEnd"/>
      <w:r>
        <w:t xml:space="preserve">, </w:t>
      </w:r>
      <w:proofErr w:type="spellStart"/>
      <w:r>
        <w:t>region_pair</w:t>
      </w:r>
      <w:proofErr w:type="spellEnd"/>
      <w:r>
        <w:t xml:space="preserve">) combination, </w:t>
      </w:r>
      <w:proofErr w:type="spellStart"/>
      <w:r>
        <w:t>expected_ω</w:t>
      </w:r>
      <w:proofErr w:type="spellEnd"/>
      <w:r>
        <w:t xml:space="preserve"> = </w:t>
      </w:r>
      <w:proofErr w:type="spellStart"/>
      <w:r>
        <w:t>μ_ct</w:t>
      </w:r>
      <w:proofErr w:type="spellEnd"/>
      <w:r>
        <w:t xml:space="preserve"> × </w:t>
      </w:r>
      <w:proofErr w:type="spellStart"/>
      <w:r>
        <w:t>μ_pair</w:t>
      </w:r>
      <w:proofErr w:type="spellEnd"/>
      <w:r>
        <w:t xml:space="preserve"> / </w:t>
      </w:r>
      <w:proofErr w:type="spellStart"/>
      <w:r>
        <w:t>μ_grand</w:t>
      </w:r>
      <w:proofErr w:type="spellEnd"/>
      <w:r>
        <w:t xml:space="preserve">, where </w:t>
      </w:r>
      <w:proofErr w:type="spellStart"/>
      <w:r>
        <w:t>μ_ct</w:t>
      </w:r>
      <w:proofErr w:type="spellEnd"/>
      <w:r>
        <w:t xml:space="preserve"> is the cell type's global mean ω, </w:t>
      </w:r>
      <w:proofErr w:type="spellStart"/>
      <w:r>
        <w:t>μ_pair</w:t>
      </w:r>
      <w:proofErr w:type="spellEnd"/>
      <w:r>
        <w:t xml:space="preserve"> is the region pair's mean ω, and </w:t>
      </w:r>
      <w:proofErr w:type="spellStart"/>
      <w:r>
        <w:t>μ_grand</w:t>
      </w:r>
      <w:proofErr w:type="spellEnd"/>
      <w:r>
        <w:t xml:space="preserve">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and pair median ω &gt; 20), Moderate (</w:t>
      </w:r>
      <w:commentRangeStart w:id="13"/>
      <w:r>
        <w:t>residual &lt; 0.5</w:t>
      </w:r>
      <w:commentRangeEnd w:id="13"/>
      <w:r w:rsidR="00DD10B0">
        <w:rPr>
          <w:rStyle w:val="CommentReference"/>
        </w:rPr>
        <w:commentReference w:id="13"/>
      </w:r>
      <w:r>
        <w:t>, ω &lt; 25), and Weak (</w:t>
      </w:r>
      <w:r w:rsidRPr="00335592">
        <w:rPr>
          <w:highlight w:val="yellow"/>
        </w:rPr>
        <w:t>residual &lt; 0.75</w:t>
      </w:r>
      <w:r>
        <w:t>, ω &lt; 35).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r>
        <w:t xml:space="preserve"> The residual &lt; 0.3 threshold for Strong candidates was calibrated from the empirical distribution of multiplicative residuals across all 31,764 comparisons: the 1st percentile corresponded to residual ≈ 0.29, providing a data-driven threshold for anomalously low values. The Moderate (residual &lt; 0.5) and Weak (residual &lt; 0.75) tiers correspond to the 5th and 25th percentiles, respectively. We note that these thresholds are calibrated on the observed data rather than a formal null distribution; as a sensitivity analysis, permutation-based thresholds (shuffling region labels within each cell type) yielded qualitatively consistent but not identical cutoffs (Supplementary Figure S5).</w:t>
      </w:r>
    </w:p>
    <w:p w14:paraId="123E9AE9" w14:textId="77777777" w:rsidR="005A7441" w:rsidRDefault="00000000">
      <w:pPr>
        <w:pStyle w:val="Heading2"/>
        <w:spacing w:before="240" w:after="120"/>
      </w:pPr>
      <w:r>
        <w:rPr>
          <w:rFonts w:ascii="Arial" w:hAnsi="Arial"/>
          <w:color w:val="000000"/>
          <w:sz w:val="28"/>
        </w:rPr>
        <w:t>Clinical severity analysis</w:t>
      </w:r>
    </w:p>
    <w:p w14:paraId="06C99ECF" w14:textId="6998EE3B" w:rsidR="005A7441" w:rsidRDefault="00000000">
      <w:pPr>
        <w:spacing w:after="60"/>
      </w:pPr>
      <w:r>
        <w:t xml:space="preserve">For TCGA clinical severity analysis, we computed </w:t>
      </w:r>
      <w:proofErr w:type="spellStart"/>
      <w:r>
        <w:t>intratumoral</w:t>
      </w:r>
      <w:proofErr w:type="spellEnd"/>
      <w:r>
        <w:t xml:space="preserve"> ω for samples within each clinical stratum using the hybrid scheme (global </w:t>
      </w:r>
      <w:proofErr w:type="spellStart"/>
      <w:r>
        <w:t>k_n</w:t>
      </w:r>
      <w:proofErr w:type="spellEnd"/>
      <w:r>
        <w:t xml:space="preserve"> from shared HK genes, per-pair </w:t>
      </w:r>
      <w:proofErr w:type="spellStart"/>
      <w:r>
        <w:t>k_f</w:t>
      </w:r>
      <w:proofErr w:type="spellEnd"/>
      <w:r>
        <w:t xml:space="preserve"> from top-200 DE genes). BRCA PAM50 subtypes were classified using nearest centroid (Pearson correlation) against the published PAM50 centroids</w:t>
      </w:r>
      <w:r w:rsidR="005E293F">
        <w:t xml:space="preserve"> </w:t>
      </w:r>
      <w:r w:rsidR="005E293F">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 </w:instrText>
      </w:r>
      <w:r w:rsidR="00C346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EN.CITE.DATA </w:instrText>
      </w:r>
      <w:r w:rsidR="00C34668">
        <w:fldChar w:fldCharType="end"/>
      </w:r>
      <w:r w:rsidR="005E293F">
        <w:fldChar w:fldCharType="separate"/>
      </w:r>
      <w:r w:rsidR="00C34668">
        <w:rPr>
          <w:noProof/>
        </w:rPr>
        <w:t>[16,17]</w:t>
      </w:r>
      <w:r w:rsidR="005E293F">
        <w:fldChar w:fldCharType="end"/>
      </w:r>
      <w:r>
        <w:t xml:space="preserve">; 44 of 47 PAM50 genes matched to TCGA gene symbols. LIHC Edmondson histological grades </w:t>
      </w:r>
      <w:r w:rsidR="005E293F">
        <w:fldChar w:fldCharType="begin"/>
      </w:r>
      <w:r w:rsidR="00C34668">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r>
      <w:r w:rsidR="005E293F">
        <w:fldChar w:fldCharType="separate"/>
      </w:r>
      <w:r w:rsidR="00C34668">
        <w:rPr>
          <w:noProof/>
        </w:rPr>
        <w:t>[18]</w:t>
      </w:r>
      <w:r w:rsidR="005E293F">
        <w:fldChar w:fldCharType="end"/>
      </w:r>
      <w:r>
        <w:t xml:space="preserve"> were obtained from </w:t>
      </w:r>
      <w:proofErr w:type="spellStart"/>
      <w:r>
        <w:t>cBioPortal</w:t>
      </w:r>
      <w:proofErr w:type="spellEnd"/>
      <w:r>
        <w:t xml:space="preserve"> (n = 288 tumors with both grade and expression data). LUAD mutation status (EGFR, KRAS, WT) was retrieved from </w:t>
      </w:r>
      <w:proofErr w:type="spellStart"/>
      <w:r>
        <w:t>cBioPortal</w:t>
      </w:r>
      <w:proofErr w:type="spellEnd"/>
      <w:r>
        <w:t xml:space="preserve"> (n = 492 samples). Between-stratum differences were tested with Kruskal-Wallis for PAM50 subtypes and LUAD mutations; trend across Edmondson grades was tested with </w:t>
      </w:r>
      <w:proofErr w:type="spellStart"/>
      <w:r>
        <w:t>Jonckheere</w:t>
      </w:r>
      <w:proofErr w:type="spellEnd"/>
      <w:r>
        <w:t>-Terpstra. Paired vs. unpaired tumor-normal comparisons used Mann-Whitney U test.</w:t>
      </w:r>
    </w:p>
    <w:p w14:paraId="7FDE2D95" w14:textId="77777777" w:rsidR="005A7441" w:rsidRDefault="00000000">
      <w:pPr>
        <w:pStyle w:val="Heading2"/>
        <w:spacing w:before="240" w:after="120"/>
      </w:pPr>
      <w:r>
        <w:rPr>
          <w:rFonts w:ascii="Arial" w:hAnsi="Arial"/>
          <w:color w:val="000000"/>
          <w:sz w:val="28"/>
        </w:rPr>
        <w:t>Computational environment</w:t>
      </w:r>
    </w:p>
    <w:p w14:paraId="0987AACA" w14:textId="7EC9FF96" w:rsidR="005A7441" w:rsidRDefault="00000000">
      <w:pPr>
        <w:spacing w:after="60"/>
      </w:pPr>
      <w:r>
        <w:t xml:space="preserve">All analyses were performed in Python 3.12 with </w:t>
      </w:r>
      <w:proofErr w:type="spellStart"/>
      <w:r>
        <w:t>scanpy</w:t>
      </w:r>
      <w:proofErr w:type="spellEnd"/>
      <w:r>
        <w:t xml:space="preserve"> &gt;= 1.9.0 </w:t>
      </w:r>
      <w:r w:rsidR="005E293F">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 </w:instrTex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EN.CITE.DATA </w:instrText>
      </w:r>
      <w:r w:rsidR="00C34668">
        <w:fldChar w:fldCharType="end"/>
      </w:r>
      <w:r w:rsidR="005E293F">
        <w:fldChar w:fldCharType="separate"/>
      </w:r>
      <w:r w:rsidR="00C34668">
        <w:rPr>
          <w:noProof/>
        </w:rPr>
        <w:t>[10]</w:t>
      </w:r>
      <w:r w:rsidR="005E293F">
        <w:fldChar w:fldCharType="end"/>
      </w:r>
      <w:r>
        <w:t xml:space="preserve">, </w:t>
      </w:r>
      <w:proofErr w:type="spellStart"/>
      <w:r>
        <w:t>scipy</w:t>
      </w:r>
      <w:proofErr w:type="spellEnd"/>
      <w:r>
        <w:t xml:space="preserve"> &gt;= 1.10.0, </w:t>
      </w:r>
      <w:proofErr w:type="spellStart"/>
      <w:r>
        <w:t>numpy</w:t>
      </w:r>
      <w:proofErr w:type="spellEnd"/>
      <w:r>
        <w:t xml:space="preserve"> &gt;= 1.23.0, pandas &gt;= 1.5.0, matplotlib &gt;= 3.6.0, seaborn &gt;= 0.12.0, and scikit-learn &gt;= 1.2.0. All random seeds were fixed at 42.</w:t>
      </w:r>
    </w:p>
    <w:p w14:paraId="34AFAC06" w14:textId="77777777" w:rsidR="005A7441" w:rsidRDefault="00000000">
      <w:pPr>
        <w:pStyle w:val="Heading2"/>
        <w:spacing w:before="240" w:after="120"/>
      </w:pPr>
      <w:r>
        <w:rPr>
          <w:rFonts w:ascii="Arial" w:hAnsi="Arial"/>
          <w:color w:val="000000"/>
          <w:sz w:val="28"/>
        </w:rPr>
        <w:t>Statistical reporting</w:t>
      </w:r>
    </w:p>
    <w:p w14:paraId="52673533" w14:textId="77777777" w:rsidR="005A7441" w:rsidRDefault="00000000">
      <w:pPr>
        <w:spacing w:after="60"/>
      </w:pPr>
      <w:r>
        <w:t>We report summary statistics as mean ± s.d. (range) or median [IQR] as noted. Box plots display median, IQR, and 1.5× IQR whiskers. All P-values are two-sided unless otherwise specified. Bootstrap inference uses B = 500 permutations; empirical P-values use the +1 pseudocount formula. For analyses involving multiple comparisons (Tabula Sapiens 4,851 pairs; brain 31,764 pairs), Benjamini-Hochberg FDR correction was applied; adjusted q-values are reported in Supplementary Tables alongside raw P-values. Primary conclusions are based on effect sizes and patterns that are robust to both raw and FDR-corrected thresholds. Effect sizes are reported as Cohen's d for bootstrap tests; d &gt; 0.8 indicates a large effect. For key point estimates (median ω by cell type, NN/TT ratios, AUC values), 95% bootstrap confidence intervals are reported in Supplementary Tables. For nonparametric tests (Kruskal-Wallis, Mann-Whitney U), ε² or rank-biserial correlation effect sizes are reported alongside P-values. Correlation coefficients (Spearman ρ) are reported with associated P-values. Omnibus tests (Kruskal-Wallis, Jonckheere-Terpstra) use P &lt; 0.05 as the significance threshold. When multiple clinical variables are tested within the same dataset (e.g., PAM50 subtypes + Edmondson grade + mutation status in TCGA), we note the number of tests performed and interpret significant results with appropriate caution regarding multiplicity.</w:t>
      </w:r>
      <w:proofErr w:type="spellStart"/>
      <w:r/>
      <w:proofErr w:type="spellEnd"/>
      <w:r/>
      <w:proofErr w:type="spellStart"/>
      <w:r/>
      <w:proofErr w:type="spellEnd"/>
      <w:r/>
      <w:proofErr w:type="spellStart"/>
      <w:r/>
      <w:proofErr w:type="spellEnd"/>
      <w:r/>
    </w:p>
    <w:p w14:paraId="5C70C941" w14:textId="77777777" w:rsidR="005A7441" w:rsidRDefault="00000000">
      <w:pPr>
        <w:pStyle w:val="Heading1"/>
        <w:spacing w:before="240" w:after="120"/>
      </w:pPr>
      <w:r>
        <w:rPr>
          <w:rFonts w:ascii="Arial" w:hAnsi="Arial"/>
          <w:color w:val="000000"/>
          <w:sz w:val="32"/>
        </w:rPr>
        <w:lastRenderedPageBreak/>
        <w:t>Results</w:t>
      </w:r>
    </w:p>
    <w:p w14:paraId="6DE5B9BF" w14:textId="77777777" w:rsidR="005A7441" w:rsidRDefault="00000000">
      <w:pPr>
        <w:pStyle w:val="Heading2"/>
        <w:spacing w:before="240" w:after="120"/>
      </w:pPr>
      <w:r>
        <w:rPr>
          <w:rFonts w:ascii="Arial" w:hAnsi="Arial"/>
          <w:color w:val="000000"/>
          <w:sz w:val="28"/>
        </w:rPr>
        <w:t>Decomposing transcriptomic variation</w:t>
      </w:r>
    </w:p>
    <w:p w14:paraId="2113CD40" w14:textId="1FFAB9EE" w:rsidR="005A7441" w:rsidRDefault="00000000">
      <w:pPr>
        <w:spacing w:after="60"/>
      </w:pPr>
      <w:r>
        <w:t xml:space="preserve">CKI takes two cell populations as input, each represented as a </w:t>
      </w:r>
      <w:proofErr w:type="spellStart"/>
      <w:r>
        <w:t>pseudobulk</w:t>
      </w:r>
      <w:proofErr w:type="spellEnd"/>
      <w:r>
        <w:t xml:space="preserve"> expression vector (the mean expression across all cells in that population). The computation has three steps, all of which use the same metric (Jensen-Shannon divergence) on the same underlying expression matrix, ensuring the ratio is internally calibrated (</w:t>
      </w:r>
      <w:r w:rsidRPr="00906E1D">
        <w:rPr>
          <w:highlight w:val="yellow"/>
        </w:rPr>
        <w:t>Fig. 1</w:t>
      </w:r>
      <w:r>
        <w:t>).</w:t>
      </w:r>
    </w:p>
    <w:p w14:paraId="0FB5C348" w14:textId="5B998EB4" w:rsidR="005A7441" w:rsidRDefault="00000000">
      <w:pPr>
        <w:spacing w:after="60"/>
      </w:pPr>
      <w:r>
        <w:t>Step 1: Compute the neutral offset rate k_n. We restrict the pseudobulk vectors to housekeeping (HK) gene indices and apply softmax normalization, which converts expression values to probabilities. k_n is the JS divergence between these two HK gene probability distributions. Because HK genes, defined operationally by high detection rate and low expression variance, show empirically lower between-population divergence than other gene sets [4], k_n captures a practical baseline that includes technical variation, stochastic transcriptional bursting, and individual-level physiological differences. We use the term 'neutral' as an operational shorthand for this baseline component; HK genes may still be subject to stabilizing selection on expression levels (see Discussion).</w:t>
      </w:r>
      <w:proofErr w:type="spellStart"/>
      <w:r/>
      <w:proofErr w:type="spellEnd"/>
      <w:r/>
      <w:proofErr w:type="spellStart"/>
      <w:r/>
      <w:proofErr w:type="spellEnd"/>
      <w:r/>
      <w:proofErr w:type="spellStart"/>
      <w:r/>
      <w:proofErr w:type="spellEnd"/>
      <w:r/>
      <w:proofErr w:type="spellStart"/>
      <w:r/>
      <w:proofErr w:type="spellEnd"/>
      <w:r/>
      <w:r w:rsidR="00DD10B0"/>
      <w:r w:rsidR="00DD10B0"/>
      <w:r w:rsidR="00DD10B0"/>
      <w:r w:rsidR="00DD10B0">
        <w:rPr>
          <w:noProof/>
        </w:rPr>
      </w:r>
      <w:r w:rsidR="00DD10B0"/>
      <w:r/>
      <w:proofErr w:type="spellStart"/>
      <w:r/>
      <w:proofErr w:type="spellEnd"/>
      <w:r/>
      <w:ins w:id="14" w:author="Microsoft Office User" w:date="2026-07-20T16:34:00Z">
        <w:r w:rsidR="00906E1D" w:rsidRPr="00906E1D">
          <w:t xml:space="preserve"> </w:t>
        </w:r>
        <w:r w:rsidR="00906E1D">
          <w:t xml:space="preserve">To assess the robustness of the CKI metric, we evaluated the stability of </w:t>
        </w:r>
        <w:proofErr w:type="spellStart"/>
        <w:r w:rsidR="00906E1D">
          <w:rPr>
            <w:rStyle w:val="mord"/>
          </w:rPr>
          <w:t>k_n</w:t>
        </w:r>
      </w:ins>
      <w:proofErr w:type="spellEnd"/>
      <w:ins w:id="15" w:author="Microsoft Office User" w:date="2026-07-20T16:39:00Z">
        <w:r w:rsidR="007A0AC9">
          <w:rPr>
            <w:rStyle w:val="mord"/>
          </w:rPr>
          <w:t xml:space="preserve"> </w:t>
        </w:r>
      </w:ins>
      <w:ins w:id="16" w:author="Microsoft Office User" w:date="2026-07-20T16:34:00Z">
        <w:r w:rsidR="00906E1D">
          <w:rPr>
            <w:rStyle w:val="vlist-s"/>
          </w:rPr>
          <w:t>​</w:t>
        </w:r>
        <w:r w:rsidR="00906E1D">
          <w:t>across varying sizes of the HK gene set (250 to 1000 genes)</w:t>
        </w:r>
      </w:ins>
      <w:ins w:id="17" w:author="Microsoft Office User" w:date="2026-07-20T16:41:00Z">
        <w:r w:rsidR="007A0AC9">
          <w:t xml:space="preserve"> for </w:t>
        </w:r>
        <w:r w:rsidR="007A0AC9">
          <w:rPr>
            <w:rStyle w:val="mord"/>
            <w:lang w:eastAsia="zh-CN"/>
          </w:rPr>
          <w:t>human datasets</w:t>
        </w:r>
      </w:ins>
      <w:ins w:id="18" w:author="Microsoft Office User" w:date="2026-07-20T16:34:00Z">
        <w:r w:rsidR="00906E1D">
          <w:t xml:space="preserve">. The </w:t>
        </w:r>
        <w:proofErr w:type="spellStart"/>
        <w:r w:rsidR="00906E1D">
          <w:rPr>
            <w:rStyle w:val="mord"/>
          </w:rPr>
          <w:t>k_n</w:t>
        </w:r>
        <w:proofErr w:type="spellEnd"/>
        <w:r w:rsidR="00906E1D">
          <w:rPr>
            <w:rStyle w:val="mord"/>
          </w:rPr>
          <w:t xml:space="preserve"> </w:t>
        </w:r>
        <w:r w:rsidR="00906E1D">
          <w:rPr>
            <w:rStyle w:val="vlist-s"/>
          </w:rPr>
          <w:t>​</w:t>
        </w:r>
        <w:r w:rsidR="00906E1D">
          <w:t>values remained consistently low (ranging from 0.0147 to 0.0166) with minimal fluctuation, indicating that our CKI analysis is robust to the choice of HK gene set size</w:t>
        </w:r>
      </w:ins>
      <w:ins w:id="19" w:author="Microsoft Office User" w:date="2026-07-20T16:35:00Z">
        <w:r w:rsidR="00906E1D">
          <w:t xml:space="preserve"> (</w:t>
        </w:r>
      </w:ins>
      <w:ins w:id="20" w:author="Microsoft Office User" w:date="2026-07-21T16:17:00Z">
        <w:r w:rsidR="00D24E23" w:rsidRPr="00D24E23">
          <w:rPr>
            <w:highlight w:val="yellow"/>
            <w:rPrChange w:id="21" w:author="Microsoft Office User" w:date="2026-07-21T16:17:00Z">
              <w:rPr/>
            </w:rPrChange>
          </w:rPr>
          <w:t>Supplementary Fig. S</w:t>
        </w:r>
      </w:ins>
      <w:ins w:id="22" w:author="Microsoft Office User" w:date="2026-07-20T16:35:00Z">
        <w:r w:rsidR="00906E1D" w:rsidRPr="00D24E23">
          <w:rPr>
            <w:highlight w:val="yellow"/>
          </w:rPr>
          <w:t>1</w:t>
        </w:r>
        <w:r w:rsidR="00906E1D" w:rsidRPr="00D24E23">
          <w:rPr>
            <w:highlight w:val="yellow"/>
            <w:rPrChange w:id="23" w:author="Microsoft Office User" w:date="2026-07-21T16:17:00Z">
              <w:rPr/>
            </w:rPrChange>
          </w:rPr>
          <w:t>A</w:t>
        </w:r>
        <w:r w:rsidR="00906E1D">
          <w:t>)</w:t>
        </w:r>
      </w:ins>
      <w:ins w:id="24" w:author="Microsoft Office User" w:date="2026-07-20T16:34:00Z">
        <w:r w:rsidR="00906E1D">
          <w:t>.</w:t>
        </w:r>
      </w:ins>
    </w:p>
    <w:p w14:paraId="4B114905" w14:textId="0AAC0ABF" w:rsidR="005A7441" w:rsidRDefault="00000000">
      <w:pPr>
        <w:spacing w:after="60"/>
      </w:pPr>
      <w:r>
        <w:t xml:space="preserve">Step 2: Compute the functional conversion rate </w:t>
      </w:r>
      <w:proofErr w:type="spellStart"/>
      <w:r>
        <w:t>k_f</w:t>
      </w:r>
      <w:proofErr w:type="spellEnd"/>
      <w:r>
        <w:t xml:space="preserve">. We restrict the </w:t>
      </w:r>
      <w:proofErr w:type="spellStart"/>
      <w:r>
        <w:t>pseudobulk</w:t>
      </w:r>
      <w:proofErr w:type="spellEnd"/>
      <w:r>
        <w:t xml:space="preserve"> vectors to identity gene indices—genes that define cell-type-specific functions. In the default configuration, identity genes are the top-2,000 highly variable genes (HVGs; Seurat v3 flavor), excluding HK genes to maintain </w:t>
      </w:r>
      <w:proofErr w:type="spellStart"/>
      <w:r>
        <w:t>k_n</w:t>
      </w:r>
      <w:proofErr w:type="spellEnd"/>
      <w:r>
        <w:t>/</w:t>
      </w:r>
      <w:proofErr w:type="spellStart"/>
      <w:r>
        <w:t>k_f</w:t>
      </w:r>
      <w:proofErr w:type="spellEnd"/>
      <w:r>
        <w:t xml:space="preserve"> independence. </w:t>
      </w:r>
      <w:proofErr w:type="spellStart"/>
      <w:r>
        <w:t>k_f</w:t>
      </w:r>
      <w:proofErr w:type="spellEnd"/>
      <w:r>
        <w:t xml:space="preserve"> is the JS divergence between these two identity gene probability distributions.</w:t>
      </w:r>
    </w:p>
    <w:p w14:paraId="712B1091" w14:textId="77777777" w:rsidR="005A7441" w:rsidRDefault="00000000">
      <w:pPr>
        <w:spacing w:after="60"/>
      </w:pPr>
      <w:r>
        <w:t xml:space="preserve">Step 3: ω = </w:t>
      </w:r>
      <w:proofErr w:type="spellStart"/>
      <w:r>
        <w:t>k_f</w:t>
      </w:r>
      <w:proofErr w:type="spellEnd"/>
      <w:r>
        <w:t>/</w:t>
      </w:r>
      <w:proofErr w:type="spellStart"/>
      <w:r>
        <w:t>k_n</w:t>
      </w:r>
      <w:proofErr w:type="spellEnd"/>
      <w:r>
        <w:t xml:space="preserve">. For statistical inference, we perform bootstrap permutation testing (B = 500). Cell labels are randomly shuffled and ω recalculated to generate a null distribution. The empirical P-value is the fraction of permuted ω values that exceed the observed ω (with a +1 </w:t>
      </w:r>
      <w:proofErr w:type="spellStart"/>
      <w:r>
        <w:t>pseudocount</w:t>
      </w:r>
      <w:proofErr w:type="spellEnd"/>
      <w:r>
        <w:t xml:space="preserve"> to avoid P = 0), and effect size is reported as Cohen's d. All reported P-values are raw bootstrap P-values without multiple testing correction. The empirical ω distribution is right-skewed (median 13.81 vs. mean 14.23 for Tabula Sapiens); accordingly, we report median-based summary statistics throughout and use nonparametric tests where distributional assumptions are violated.</w:t>
      </w:r>
    </w:p>
    <w:p w14:paraId="1C277D05" w14:textId="6AB865A0" w:rsidR="005A7441" w:rsidRDefault="00394224">
      <w:pPr>
        <w:spacing w:after="60"/>
      </w:pPr>
      <w:ins w:id="25" w:author="Microsoft Office User" w:date="2026-07-20T17:23:00Z">
        <w:r>
          <w:t xml:space="preserve">Decomposition of CKI into </w:t>
        </w:r>
        <w:proofErr w:type="spellStart"/>
        <w:r>
          <w:rPr>
            <w:rStyle w:val="mord"/>
          </w:rPr>
          <w:t>k</w:t>
        </w:r>
      </w:ins>
      <w:ins w:id="26" w:author="Microsoft Office User" w:date="2026-07-20T17:29:00Z">
        <w:r w:rsidR="00ED320F">
          <w:rPr>
            <w:rStyle w:val="mord"/>
          </w:rPr>
          <w:t>_</w:t>
        </w:r>
      </w:ins>
      <w:ins w:id="27" w:author="Microsoft Office User" w:date="2026-07-20T17:23:00Z">
        <w:r>
          <w:rPr>
            <w:rStyle w:val="mord"/>
          </w:rPr>
          <w:t>f</w:t>
        </w:r>
      </w:ins>
      <w:proofErr w:type="spellEnd"/>
      <w:ins w:id="28" w:author="Microsoft Office User" w:date="2026-07-20T17:29:00Z">
        <w:r w:rsidR="00ED320F">
          <w:rPr>
            <w:rStyle w:val="mord"/>
          </w:rPr>
          <w:t xml:space="preserve"> </w:t>
        </w:r>
      </w:ins>
      <w:ins w:id="29" w:author="Microsoft Office User" w:date="2026-07-20T17:23:00Z">
        <w:r>
          <w:rPr>
            <w:rStyle w:val="vlist-s"/>
          </w:rPr>
          <w:t>​</w:t>
        </w:r>
        <w:r>
          <w:t xml:space="preserve">and </w:t>
        </w:r>
        <w:proofErr w:type="spellStart"/>
        <w:r>
          <w:rPr>
            <w:rStyle w:val="mord"/>
          </w:rPr>
          <w:t>k</w:t>
        </w:r>
      </w:ins>
      <w:ins w:id="30" w:author="Microsoft Office User" w:date="2026-07-20T17:29:00Z">
        <w:r w:rsidR="00ED320F">
          <w:rPr>
            <w:rStyle w:val="mord"/>
          </w:rPr>
          <w:t>_</w:t>
        </w:r>
      </w:ins>
      <w:ins w:id="31" w:author="Microsoft Office User" w:date="2026-07-20T17:23:00Z">
        <w:r>
          <w:rPr>
            <w:rStyle w:val="mord"/>
          </w:rPr>
          <w:t>n</w:t>
        </w:r>
      </w:ins>
      <w:proofErr w:type="spellEnd"/>
      <w:ins w:id="32" w:author="Microsoft Office User" w:date="2026-07-20T17:29:00Z">
        <w:r w:rsidR="00ED320F">
          <w:rPr>
            <w:rStyle w:val="mord"/>
          </w:rPr>
          <w:t xml:space="preserve"> </w:t>
        </w:r>
      </w:ins>
      <w:ins w:id="33" w:author="Microsoft Office User" w:date="2026-07-20T17:23:00Z">
        <w:r>
          <w:rPr>
            <w:rStyle w:val="vlist-s"/>
          </w:rPr>
          <w:t>​</w:t>
        </w:r>
        <w:r>
          <w:t>revealed distinct regulatory profiles across functional pathways (</w:t>
        </w:r>
      </w:ins>
      <w:ins w:id="34" w:author="Microsoft Office User" w:date="2026-07-21T16:16:00Z">
        <w:r w:rsidR="00D24E23" w:rsidRPr="00D24E23">
          <w:rPr>
            <w:highlight w:val="yellow"/>
            <w:rPrChange w:id="35" w:author="Microsoft Office User" w:date="2026-07-21T16:17:00Z">
              <w:rPr/>
            </w:rPrChange>
          </w:rPr>
          <w:t>Supplementary Fig. S</w:t>
        </w:r>
      </w:ins>
      <w:ins w:id="36" w:author="Microsoft Office User" w:date="2026-07-21T16:17:00Z">
        <w:r w:rsidR="00D24E23" w:rsidRPr="00D24E23">
          <w:rPr>
            <w:highlight w:val="yellow"/>
            <w:rPrChange w:id="37" w:author="Microsoft Office User" w:date="2026-07-21T16:17:00Z">
              <w:rPr/>
            </w:rPrChange>
          </w:rPr>
          <w:t>1</w:t>
        </w:r>
      </w:ins>
      <w:ins w:id="38" w:author="Microsoft Office User" w:date="2026-07-20T17:24:00Z">
        <w:r w:rsidRPr="00D24E23">
          <w:rPr>
            <w:rFonts w:hint="eastAsia"/>
            <w:highlight w:val="yellow"/>
            <w:lang w:eastAsia="zh-CN"/>
          </w:rPr>
          <w:t>B</w:t>
        </w:r>
      </w:ins>
      <w:ins w:id="39" w:author="Microsoft Office User" w:date="2026-07-20T17:23:00Z">
        <w:r>
          <w:t xml:space="preserve">). Notably, immune response </w:t>
        </w:r>
      </w:ins>
      <w:ins w:id="40" w:author="Microsoft Office User" w:date="2026-07-20T17:29:00Z">
        <w:r w:rsidR="00E0535A">
          <w:t>pathway</w:t>
        </w:r>
      </w:ins>
      <w:ins w:id="41" w:author="Microsoft Office User" w:date="2026-07-20T17:23:00Z">
        <w:r>
          <w:t>s exhibited the highest fold change (</w:t>
        </w:r>
        <w:proofErr w:type="spellStart"/>
        <w:r>
          <w:rPr>
            <w:rStyle w:val="mord"/>
          </w:rPr>
          <w:t>k</w:t>
        </w:r>
      </w:ins>
      <w:ins w:id="42" w:author="Microsoft Office User" w:date="2026-07-20T17:25:00Z">
        <w:r>
          <w:rPr>
            <w:rStyle w:val="mord"/>
          </w:rPr>
          <w:t>_</w:t>
        </w:r>
      </w:ins>
      <w:ins w:id="43" w:author="Microsoft Office User" w:date="2026-07-20T17:23:00Z">
        <w:r>
          <w:rPr>
            <w:rStyle w:val="mord"/>
          </w:rPr>
          <w:t>f</w:t>
        </w:r>
      </w:ins>
      <w:proofErr w:type="spellEnd"/>
      <w:ins w:id="44" w:author="Microsoft Office User" w:date="2026-07-20T17:25:00Z">
        <w:r>
          <w:rPr>
            <w:rStyle w:val="mord"/>
          </w:rPr>
          <w:t xml:space="preserve"> </w:t>
        </w:r>
      </w:ins>
      <w:ins w:id="45" w:author="Microsoft Office User" w:date="2026-07-20T17:23:00Z">
        <w:r>
          <w:rPr>
            <w:rStyle w:val="vlist-s"/>
          </w:rPr>
          <w:t>​</w:t>
        </w:r>
        <w:r>
          <w:rPr>
            <w:rStyle w:val="mrel"/>
          </w:rPr>
          <w:t>≈</w:t>
        </w:r>
      </w:ins>
      <w:ins w:id="46" w:author="Microsoft Office User" w:date="2026-07-20T17:25:00Z">
        <w:r>
          <w:rPr>
            <w:rStyle w:val="mrel"/>
          </w:rPr>
          <w:t xml:space="preserve"> </w:t>
        </w:r>
      </w:ins>
      <w:ins w:id="47" w:author="Microsoft Office User" w:date="2026-07-20T17:23:00Z">
        <w:r>
          <w:rPr>
            <w:rStyle w:val="mord"/>
          </w:rPr>
          <w:t>6.0</w:t>
        </w:r>
        <w:r>
          <w:t>) yet the lowest neutral divergence (</w:t>
        </w:r>
        <w:proofErr w:type="spellStart"/>
        <w:r>
          <w:rPr>
            <w:rStyle w:val="mord"/>
          </w:rPr>
          <w:t>k</w:t>
        </w:r>
      </w:ins>
      <w:ins w:id="48" w:author="Microsoft Office User" w:date="2026-07-20T17:25:00Z">
        <w:r>
          <w:rPr>
            <w:rStyle w:val="mord"/>
          </w:rPr>
          <w:t>_</w:t>
        </w:r>
      </w:ins>
      <w:ins w:id="49" w:author="Microsoft Office User" w:date="2026-07-20T17:23:00Z">
        <w:r>
          <w:rPr>
            <w:rStyle w:val="mord"/>
          </w:rPr>
          <w:t>n</w:t>
        </w:r>
        <w:proofErr w:type="spellEnd"/>
        <w:r>
          <w:rPr>
            <w:rStyle w:val="vlist-s"/>
          </w:rPr>
          <w:t>​</w:t>
        </w:r>
      </w:ins>
      <w:ins w:id="50" w:author="Microsoft Office User" w:date="2026-07-20T17:25:00Z">
        <w:r>
          <w:rPr>
            <w:rStyle w:val="vlist-s"/>
          </w:rPr>
          <w:t xml:space="preserve"> </w:t>
        </w:r>
      </w:ins>
      <w:ins w:id="51" w:author="Microsoft Office User" w:date="2026-07-20T17:23:00Z">
        <w:r>
          <w:rPr>
            <w:rStyle w:val="mrel"/>
          </w:rPr>
          <w:t>≈</w:t>
        </w:r>
      </w:ins>
      <w:ins w:id="52" w:author="Microsoft Office User" w:date="2026-07-20T17:25:00Z">
        <w:r>
          <w:rPr>
            <w:rStyle w:val="mrel"/>
          </w:rPr>
          <w:t xml:space="preserve"> </w:t>
        </w:r>
      </w:ins>
      <w:ins w:id="53" w:author="Microsoft Office User" w:date="2026-07-20T17:23:00Z">
        <w:r>
          <w:rPr>
            <w:rStyle w:val="mord"/>
          </w:rPr>
          <w:t>0.15</w:t>
        </w:r>
        <w:r>
          <w:t xml:space="preserve">), whereas signaling pathways showed minimal dynamic range but maximal </w:t>
        </w:r>
        <w:proofErr w:type="spellStart"/>
        <w:r>
          <w:rPr>
            <w:rStyle w:val="mord"/>
          </w:rPr>
          <w:t>k</w:t>
        </w:r>
      </w:ins>
      <w:ins w:id="54" w:author="Microsoft Office User" w:date="2026-07-20T17:26:00Z">
        <w:r>
          <w:rPr>
            <w:rStyle w:val="mord"/>
          </w:rPr>
          <w:t>_</w:t>
        </w:r>
      </w:ins>
      <w:ins w:id="55" w:author="Microsoft Office User" w:date="2026-07-20T17:23:00Z">
        <w:r>
          <w:rPr>
            <w:rStyle w:val="mord"/>
          </w:rPr>
          <w:t>n</w:t>
        </w:r>
      </w:ins>
      <w:proofErr w:type="spellEnd"/>
      <w:ins w:id="56" w:author="Microsoft Office User" w:date="2026-07-20T17:26:00Z">
        <w:r>
          <w:rPr>
            <w:rStyle w:val="mord"/>
          </w:rPr>
          <w:t xml:space="preserve"> </w:t>
        </w:r>
      </w:ins>
      <w:ins w:id="57" w:author="Microsoft Office User" w:date="2026-07-20T17:23:00Z">
        <w:r>
          <w:rPr>
            <w:rStyle w:val="vlist-s"/>
          </w:rPr>
          <w:t>​</w:t>
        </w:r>
        <w:r>
          <w:t>(</w:t>
        </w:r>
        <w:r>
          <w:rPr>
            <w:rStyle w:val="mrel"/>
            <w:rFonts w:ascii="Cambria Math" w:hAnsi="Cambria Math" w:cs="Cambria Math"/>
          </w:rPr>
          <w:t>∼</w:t>
        </w:r>
        <w:r>
          <w:rPr>
            <w:rStyle w:val="mord"/>
          </w:rPr>
          <w:t>0.24</w:t>
        </w:r>
        <w:r>
          <w:t xml:space="preserve">). </w:t>
        </w:r>
        <w:r w:rsidRPr="00394224">
          <w:t xml:space="preserve">This marked pathway-specific variability prompted us to test whether incorporating predefined pathway enrichment scores could further refine </w:t>
        </w:r>
        <w:proofErr w:type="spellStart"/>
        <w:r w:rsidRPr="00394224">
          <w:t>k</w:t>
        </w:r>
      </w:ins>
      <w:ins w:id="58" w:author="Microsoft Office User" w:date="2026-07-20T17:26:00Z">
        <w:r>
          <w:t>_</w:t>
        </w:r>
      </w:ins>
      <w:ins w:id="59" w:author="Microsoft Office User" w:date="2026-07-20T17:23:00Z">
        <w:r w:rsidRPr="00394224">
          <w:t>f</w:t>
        </w:r>
      </w:ins>
      <w:proofErr w:type="spellEnd"/>
      <w:ins w:id="60" w:author="Microsoft Office User" w:date="2026-07-20T17:26:00Z">
        <w:r>
          <w:t xml:space="preserve"> </w:t>
        </w:r>
      </w:ins>
      <w:ins w:id="61" w:author="Microsoft Office User" w:date="2026-07-20T17:23:00Z">
        <w:r w:rsidRPr="00394224">
          <w:t>​estimation.​</w:t>
        </w:r>
        <w:r>
          <w:t xml:space="preserve"> </w:t>
        </w:r>
      </w:ins>
      <w:ins w:id="62" w:author="Microsoft Office User" w:date="2026-07-20T17:26:00Z">
        <w:r w:rsidRPr="00394224">
          <w:t xml:space="preserve">To address this, </w:t>
        </w:r>
        <w:r>
          <w:t>w</w:t>
        </w:r>
      </w:ins>
      <w:del w:id="63" w:author="Microsoft Office User" w:date="2026-07-20T17:26:00Z">
        <w:r w:rsidDel="00394224">
          <w:delText>W</w:delText>
        </w:r>
      </w:del>
      <w:r>
        <w:t xml:space="preserve">We ran a parameter sweep on Tabula </w:t>
      </w:r>
      <w:proofErr w:type="spellStart"/>
      <w:r>
        <w:t>Muris</w:t>
      </w:r>
      <w:proofErr w:type="spellEnd"/>
      <w:r>
        <w:t xml:space="preserve"> mouse data (703 cell-type pairs across 6 organs) to test whether adding pathway enrichment scores to </w:t>
      </w:r>
      <w:proofErr w:type="spellStart"/>
      <w:r>
        <w:t>k_f</w:t>
      </w:r>
      <w:proofErr w:type="spellEnd"/>
      <w:r>
        <w:t xml:space="preserve"> would improve performance. We found that the identity-only configuration (</w:t>
      </w:r>
      <w:proofErr w:type="spellStart"/>
      <w:r>
        <w:t>w_identity</w:t>
      </w:r>
      <w:proofErr w:type="spellEnd"/>
      <w:r>
        <w:t xml:space="preserve"> = 1.0, </w:t>
      </w:r>
      <w:proofErr w:type="spellStart"/>
      <w:r>
        <w:t>w_pathway</w:t>
      </w:r>
      <w:proofErr w:type="spellEnd"/>
      <w:r>
        <w:t xml:space="preserve"> = 0.0) achieved the best cell-type discrimination (AUC = 0.847, </w:t>
      </w:r>
      <w:ins w:id="64" w:author="Microsoft Office User" w:date="2026-07-21T16:16:00Z">
        <w:r w:rsidR="00D24E23" w:rsidRPr="00D24E23">
          <w:rPr>
            <w:highlight w:val="yellow"/>
            <w:rPrChange w:id="65" w:author="Microsoft Office User" w:date="2026-07-21T16:17:00Z">
              <w:rPr/>
            </w:rPrChange>
          </w:rPr>
          <w:t>Supplementary Fig. S</w:t>
        </w:r>
      </w:ins>
      <w:ins w:id="66" w:author="Microsoft Office User" w:date="2026-07-21T16:17:00Z">
        <w:r w:rsidR="00D24E23" w:rsidRPr="00D24E23">
          <w:rPr>
            <w:highlight w:val="yellow"/>
            <w:rPrChange w:id="67" w:author="Microsoft Office User" w:date="2026-07-21T16:17:00Z">
              <w:rPr/>
            </w:rPrChange>
          </w:rPr>
          <w:t>1</w:t>
        </w:r>
      </w:ins>
      <w:del w:id="68" w:author="Microsoft Office User" w:date="2026-07-21T16:16:00Z">
        <w:r w:rsidRPr="00D24E23" w:rsidDel="00D24E23">
          <w:rPr>
            <w:highlight w:val="yellow"/>
          </w:rPr>
          <w:delText>Extended Data Fig. 1</w:delText>
        </w:r>
      </w:del>
      <w:r w:rsidR="001642F4" w:rsidRPr="00D24E23">
        <w:rPr>
          <w:highlight w:val="yellow"/>
        </w:rPr>
        <w:t>C</w:t>
      </w:r>
      <w:r>
        <w:t>). CKI does not require external pathway databases to produce biologically meaningful results—partitioning the expression data into neutral and identity gene sets is sufficient.</w:t>
      </w:r>
    </w:p>
    <w:p w14:paraId="31F3E37D" w14:textId="77777777" w:rsidR="005A7441" w:rsidRDefault="00000000">
      <w:pPr>
        <w:pStyle w:val="Heading2"/>
        <w:spacing w:before="240" w:after="120"/>
      </w:pPr>
      <w:r>
        <w:rPr>
          <w:rFonts w:ascii="Arial" w:hAnsi="Arial"/>
          <w:color w:val="000000"/>
          <w:sz w:val="28"/>
        </w:rPr>
        <w:lastRenderedPageBreak/>
        <w:t>Calibration confirms neutral behavior at baseline</w:t>
      </w:r>
    </w:p>
    <w:p w14:paraId="746AEE80" w14:textId="13E24F7F" w:rsidR="005A7441" w:rsidRDefault="00000000">
      <w:pPr>
        <w:spacing w:after="60"/>
      </w:pPr>
      <w:r>
        <w:t xml:space="preserve">We calibrated CKI on the Tabula </w:t>
      </w:r>
      <w:proofErr w:type="spellStart"/>
      <w:r>
        <w:t>Muris</w:t>
      </w:r>
      <w:proofErr w:type="spellEnd"/>
      <w:r>
        <w:t xml:space="preserve"> FACS dataset </w:t>
      </w:r>
      <w:r w:rsidR="005E293F">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5E293F">
        <w:instrText xml:space="preserve"> ADDIN EN.CITE </w:instrText>
      </w:r>
      <w:r w:rsidR="005E293F">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5E293F">
        <w:instrText xml:space="preserve"> ADDIN EN.CITE.DATA </w:instrText>
      </w:r>
      <w:r w:rsidR="005E293F">
        <w:fldChar w:fldCharType="end"/>
      </w:r>
      <w:r w:rsidR="005E293F">
        <w:fldChar w:fldCharType="separate"/>
      </w:r>
      <w:r w:rsidR="005E293F">
        <w:rPr>
          <w:noProof/>
        </w:rPr>
        <w:t>[5]</w:t>
      </w:r>
      <w:r w:rsidR="005E293F">
        <w:fldChar w:fldCharType="end"/>
      </w:r>
      <w:r>
        <w:t xml:space="preserve"> (SmartSeq2, 15,057 cells, 22,308 genes, 6 organs). Housekeeping genes were auto-detected from data using a combined criterion (detection rate &gt; 0.9 and CV below the 30th percentile), supplemented with 1,130 human-mouse conserved reference HK genes from the HRT Atlas </w:t>
      </w:r>
      <w:r w:rsidR="005E293F">
        <w:fldChar w:fldCharType="begin"/>
      </w:r>
      <w:r w:rsidR="005E293F">
        <w:instrText xml:space="preserve"> ADDIN EN.CITE &lt;EndNote&gt;&lt;Cite&gt;&lt;Author&gt;Hounkpe&lt;/Author&gt;&lt;Year&gt;2021&lt;/Year&gt;&lt;RecNum&gt;124&lt;/RecNum&gt;&lt;DisplayText&gt;[4]&lt;/DisplayText&gt;&lt;record&gt;&lt;rec-number&gt;124&lt;/rec-number&gt;&lt;foreign-keys&gt;&lt;key app="EN" db-id="r5zatf9e3xse5ce9vdmpwvaeerwrttx055ps" timestamp="1784274819"&gt;124&lt;/key&gt;&lt;/foreign-keys&gt;&lt;ref-type name="Journal Article"&gt;17&lt;/ref-type&gt;&lt;contributors&gt;&lt;authors&gt;&lt;author&gt;Hounkpe, B. W.&lt;/author&gt;&lt;author&gt;Chenou, F.&lt;/author&gt;&lt;author&gt;de Lima, F.&lt;/author&gt;&lt;author&gt;De Paula, E. V.&lt;/author&gt;&lt;/authors&gt;&lt;/contributors&gt;&lt;auth-address&gt;School of Medical Sciences, University of Campinas, Campinas, SP, Brazil.&amp;#xD;Hematology and Hemotherapy Center, University of Campinas, Campinas, SP, Brazil.&lt;/auth-address&gt;&lt;titles&gt;&lt;title&gt;HRT Atlas v1.0 database: redefining human and mouse housekeeping genes and candidate reference transcripts by mining massive RNA-seq datasets&lt;/title&gt;&lt;secondary-title&gt;Nucleic Acids Res&lt;/secondary-title&gt;&lt;/titles&gt;&lt;periodical&gt;&lt;full-title&gt;Nucleic Acids Res&lt;/full-title&gt;&lt;/periodical&gt;&lt;pages&gt;D947-D955&lt;/pages&gt;&lt;volume&gt;49&lt;/volume&gt;&lt;number&gt;D1&lt;/number&gt;&lt;keywords&gt;&lt;keyword&gt;Animals&lt;/keyword&gt;&lt;keyword&gt;Data Mining/methods&lt;/keyword&gt;&lt;keyword&gt;*Databases, Genetic&lt;/keyword&gt;&lt;keyword&gt;Gene Expression Profiling/*methods&lt;/keyword&gt;&lt;keyword&gt;Genes, Essential/*genetics&lt;/keyword&gt;&lt;keyword&gt;Humans&lt;/keyword&gt;&lt;keyword&gt;Internet&lt;/keyword&gt;&lt;keyword&gt;Mice, Inbred C57BL&lt;/keyword&gt;&lt;keyword&gt;RNA-Seq/*methods&lt;/keyword&gt;&lt;keyword&gt;Regulatory Elements, Transcriptional/genetics&lt;/keyword&gt;&lt;keyword&gt;Transcription, Genetic/*genetics&lt;/keyword&gt;&lt;keyword&gt;Mice&lt;/keyword&gt;&lt;/keywords&gt;&lt;dates&gt;&lt;year&gt;2021&lt;/year&gt;&lt;pub-dates&gt;&lt;date&gt;Jan 8&lt;/date&gt;&lt;/pub-dates&gt;&lt;/dates&gt;&lt;isbn&gt;1362-4962 (Electronic)&amp;#xD;0305-1048 (Print)&amp;#xD;0305-1048 (Linking)&lt;/isbn&gt;&lt;accession-num&gt;32663312&lt;/accession-num&gt;&lt;urls&gt;&lt;related-urls&gt;&lt;url&gt;https://www.ncbi.nlm.nih.gov/pubmed/32663312&lt;/url&gt;&lt;/related-urls&gt;&lt;/urls&gt;&lt;custom2&gt;PMC7778946&lt;/custom2&gt;&lt;electronic-resource-num&gt;10.1093/nar/gkaa609&lt;/electronic-resource-num&gt;&lt;remote-database-name&gt;Medline&lt;/remote-database-name&gt;&lt;remote-database-provider&gt;NLM&lt;/remote-database-provider&gt;&lt;/record&gt;&lt;/Cite&gt;&lt;/EndNote&gt;</w:instrText>
      </w:r>
      <w:r w:rsidR="005E293F">
        <w:fldChar w:fldCharType="separate"/>
      </w:r>
      <w:r w:rsidR="005E293F">
        <w:rPr>
          <w:noProof/>
        </w:rPr>
        <w:t>[4]</w:t>
      </w:r>
      <w:r w:rsidR="005E293F">
        <w:fldChar w:fldCharType="end"/>
      </w:r>
      <w:r>
        <w:t xml:space="preserve"> for human and mouse datasets. Identity genes were the top-2,000 highly variable genes (HVGs; Seurat v3), excluding HK genes </w:t>
      </w:r>
      <w:r w:rsidRPr="00906E1D">
        <w:rPr>
          <w:highlight w:val="yellow"/>
        </w:rPr>
        <w:t>(Fig. 2</w:t>
      </w:r>
      <w:r w:rsidRPr="00906E1D">
        <w:rPr>
          <w:rFonts w:hint="eastAsia"/>
          <w:highlight w:val="yellow"/>
          <w:lang w:eastAsia="zh-CN"/>
        </w:rPr>
        <w:t>)</w:t>
      </w:r>
      <w:r>
        <w:t>.</w:t>
      </w:r>
      <w:r>
        <w:t xml:space="preserve"> The neutral assumption was validated empirically: across control comparisons (random splits within the same cell type), k_n values were tightly concentrated (median k_n = 0.0086, range 0.0004–0.106), and 99.6% of control pairs had k_n &lt; 0.05, confirming that HK gene divergence provides a stable neutral baseline. Only 48 pairs (0.15% of 4,851) had k_n &lt; 0.001, indicating near-identical HK expression profiles in those rare cases.</w:t>
      </w:r>
    </w:p>
    <w:p w14:paraId="454C9844" w14:textId="08AFDBC1" w:rsidR="005A7441" w:rsidRDefault="00000000">
      <w:pPr>
        <w:spacing w:after="60"/>
      </w:pPr>
      <w:r>
        <w:t>The calibration confirmed the baseline behavior of CKI. We performed six control comparisons in which we randomly split the same cell population into two halves. The mean ω was 1.54 (median 1.42, range 1.09–2.10, 95% bootstrap CI [1.12, 2.08]), and none of the six comparisons reached statistical significance (all P &gt; 0.05, two-sided bootstrap test). The deviation from the theoretical expectation of ω = 1 (mean offset +54%) likely reflects the operational nature of the HK gene set: our 'neutral' reference genes retain residual biological variation that biases k_n estimates conservatively downward, resulting in ω systematically above 1. An equivalence test (TOST, equivalence bounds [0.67, 1.50]) did not confirm strict equivalence at this sample size (n = 6), indicating that larger calibration studies are warranted. Importantly, this systematic offset does not affect the validity of relative comparisons (ω rankings and effect sizes), since all comparisons in a given analysis share the same HK gene set and normalization procedure.</w:t>
      </w:r>
      <w:ins w:id="69" w:author="Microsoft Office User" w:date="2026-07-20T17:46:00Z">
        <w:r w:rsidR="00ED320F">
          <w:t xml:space="preserve"> (</w:t>
        </w:r>
        <w:r w:rsidR="00ED320F" w:rsidRPr="00906E1D">
          <w:rPr>
            <w:highlight w:val="yellow"/>
          </w:rPr>
          <w:t>Fig. 2</w:t>
        </w:r>
        <w:r w:rsidR="00ED320F">
          <w:t>A)</w:t>
        </w:r>
      </w:ins>
      <w:r/>
    </w:p>
    <w:p w14:paraId="267A349B" w14:textId="1C1318D5" w:rsidR="005A7441" w:rsidRDefault="00000000">
      <w:pPr>
        <w:spacing w:after="60"/>
      </w:pPr>
      <w:r>
        <w:t>Beyond controls, ω values increased monotonically with biological distance</w:t>
      </w:r>
      <w:ins w:id="70" w:author="Microsoft Office User" w:date="2026-07-20T17:46:00Z">
        <w:r w:rsidR="00ED320F">
          <w:t xml:space="preserve"> (</w:t>
        </w:r>
        <w:r w:rsidR="00ED320F" w:rsidRPr="00906E1D">
          <w:rPr>
            <w:highlight w:val="yellow"/>
          </w:rPr>
          <w:t>Fig. 2</w:t>
        </w:r>
        <w:r w:rsidR="00ED320F">
          <w:t>B)</w:t>
        </w:r>
      </w:ins>
      <w:r>
        <w:t xml:space="preserve">. Same cell type across different organs (S category: mean ω = 4.03, n = 4 pairs) had lower ω than different cell types within the same organ (D category: mean ω = 13.18, n = 3 pairs). The component-level analysis confirmed that </w:t>
      </w:r>
      <w:proofErr w:type="spellStart"/>
      <w:r>
        <w:t>k_f</w:t>
      </w:r>
      <w:proofErr w:type="spellEnd"/>
      <w:r>
        <w:t xml:space="preserve"> was the driver: </w:t>
      </w:r>
      <w:proofErr w:type="spellStart"/>
      <w:r>
        <w:t>k_f</w:t>
      </w:r>
      <w:proofErr w:type="spellEnd"/>
      <w:r>
        <w:t xml:space="preserve"> increased roughly 1,000-fold from controls to inter-cell-type comparisons, while </w:t>
      </w:r>
      <w:proofErr w:type="spellStart"/>
      <w:r>
        <w:t>k_n</w:t>
      </w:r>
      <w:proofErr w:type="spellEnd"/>
      <w:r>
        <w:t xml:space="preserve"> increased only about 100-fold. This establishes that CKI measures selective remodeling, not just total difference.</w:t>
      </w:r>
    </w:p>
    <w:p w14:paraId="3940F839" w14:textId="77777777" w:rsidR="005A7441" w:rsidRDefault="00000000">
      <w:pPr>
        <w:pStyle w:val="Heading2"/>
        <w:spacing w:before="240" w:after="120"/>
      </w:pPr>
      <w:r>
        <w:rPr>
          <w:rFonts w:ascii="Arial" w:hAnsi="Arial"/>
          <w:color w:val="000000"/>
          <w:sz w:val="28"/>
        </w:rPr>
        <w:t>CKI captures information that standard metrics miss</w:t>
      </w:r>
    </w:p>
    <w:p w14:paraId="0C7F7B5A" w14:textId="3C1E48F5" w:rsidR="005A7441" w:rsidRDefault="00000000">
      <w:pPr>
        <w:spacing w:after="60"/>
      </w:pPr>
      <w:r>
        <w:t xml:space="preserve">We extended CKI to the Tabula Sapiens human atlas </w: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 </w:instrTex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EN.CITE.DATA </w:instrText>
      </w:r>
      <w:r w:rsidR="005E293F">
        <w:fldChar w:fldCharType="end"/>
      </w:r>
      <w:r w:rsidR="005E293F">
        <w:fldChar w:fldCharType="separate"/>
      </w:r>
      <w:r w:rsidR="005E293F">
        <w:rPr>
          <w:noProof/>
        </w:rPr>
        <w:t>[6]</w:t>
      </w:r>
      <w:r w:rsidR="005E293F">
        <w:fldChar w:fldCharType="end"/>
      </w:r>
      <w:r>
        <w:t xml:space="preserve"> (108,136 cells; 6 h5ad files total, 99 cell-type entries, 6 organs: liver, kidney, heart, bone marrow, spleen, lung). For human data, we used a hybrid scheme: </w:t>
      </w:r>
      <w:proofErr w:type="spellStart"/>
      <w:r>
        <w:t>k_n</w:t>
      </w:r>
      <w:proofErr w:type="spellEnd"/>
      <w:r>
        <w:t xml:space="preserve"> was computed once globally (using the full gene-by-cell-type </w:t>
      </w:r>
      <w:proofErr w:type="spellStart"/>
      <w:r>
        <w:t>pseudobulk</w:t>
      </w:r>
      <w:proofErr w:type="spellEnd"/>
      <w:r>
        <w:t xml:space="preserve"> matrix with the shared HK gene set), while </w:t>
      </w:r>
      <w:proofErr w:type="spellStart"/>
      <w:r>
        <w:t>k_f</w:t>
      </w:r>
      <w:proofErr w:type="spellEnd"/>
      <w:r>
        <w:t xml:space="preserve"> was computed per pair using the top-200 differentially expressed genes for that specific pair. This hybrid approach keeps </w:t>
      </w:r>
      <w:proofErr w:type="spellStart"/>
      <w:r>
        <w:t>k_n</w:t>
      </w:r>
      <w:proofErr w:type="spellEnd"/>
      <w:r>
        <w:t xml:space="preserve"> on a consistent scale (all cell types share the same HK gene set), while </w:t>
      </w:r>
      <w:proofErr w:type="spellStart"/>
      <w:r>
        <w:t>k_f</w:t>
      </w:r>
      <w:proofErr w:type="spellEnd"/>
      <w:r>
        <w:t xml:space="preserve"> adaptively selects the most informative identity genes for each pair. Critically, since ω = </w:t>
      </w:r>
      <w:proofErr w:type="spellStart"/>
      <w:r>
        <w:t>k_f</w:t>
      </w:r>
      <w:proofErr w:type="spellEnd"/>
      <w:r>
        <w:t>/</w:t>
      </w:r>
      <w:proofErr w:type="spellStart"/>
      <w:r>
        <w:t>k_n</w:t>
      </w:r>
      <w:proofErr w:type="spellEnd"/>
      <w:r>
        <w:t xml:space="preserve"> is a ratio of JS divergences computed from the same underlying </w:t>
      </w:r>
      <w:proofErr w:type="spellStart"/>
      <w:r>
        <w:t>pseudobulk</w:t>
      </w:r>
      <w:proofErr w:type="spellEnd"/>
      <w:r>
        <w:t xml:space="preserve"> expression space, the normalization remains internally valid despite the different gene selection strategies. HK genes were auto-detected (combined criterion, with optional HRT Atlas enhancement) </w:t>
      </w:r>
      <w:r w:rsidRPr="00ED320F">
        <w:rPr>
          <w:highlight w:val="yellow"/>
        </w:rPr>
        <w:t>(Fig. 3)</w:t>
      </w:r>
      <w:r>
        <w:t>.</w:t>
      </w:r>
    </w:p>
    <w:p w14:paraId="11ABDA9B" w14:textId="07DABBC0" w:rsidR="005A7441" w:rsidRDefault="00000000" w:rsidP="005A308F">
      <w:pPr>
        <w:spacing w:after="60"/>
      </w:pPr>
      <w:r>
        <w:t>Human ω values ranged from 1.10 to 58.69 (median 13.81, n = 4,851 pairs), substantively higher than mouse (mean ω = 7.07). This difference likely reflects both the larger number of cell types (99 vs. ~32) and greater donor heterogeneity in human data (multiple donors vs. inbred mouse strains). Despite this, the biological hierarchy was preserved: same cell type across organs (mean ω = 8.70, n = 59 pairs) was lower than different cell types within the same organ (mean ω = 16.18, n = 1,038 pairs).</w:t>
      </w:r>
      <w:del w:id="71" w:author="Microsoft Office User" w:date="2026-07-20T18:25:00Z">
        <w:r w:rsidDel="00F0002E">
          <w:delText xml:space="preserve">mean 14.23, </w:delText>
        </w:r>
      </w:del>
      <w:r/>
      <w:ins w:id="72" w:author="Microsoft Office User" w:date="2026-07-20T18:39:00Z">
        <w:r w:rsidR="00F0002E">
          <w:t>92</w:t>
        </w:r>
      </w:ins>
      <w:del w:id="73" w:author="Microsoft Office User" w:date="2026-07-20T18:39:00Z">
        <w:r w:rsidDel="00F0002E">
          <w:delText>81</w:delText>
        </w:r>
      </w:del>
      <w:r/>
      <w:ins w:id="74" w:author="Microsoft Office User" w:date="2026-07-20T18:25:00Z">
        <w:r w:rsidR="00F0002E">
          <w:t>2000</w:t>
        </w:r>
      </w:ins>
      <w:del w:id="75" w:author="Microsoft Office User" w:date="2026-07-20T18:25:00Z">
        <w:r w:rsidDel="00F0002E">
          <w:delText>4,851</w:delText>
        </w:r>
      </w:del>
      <w:r/>
      <w:ins w:id="76" w:author="Microsoft Office User" w:date="2026-07-20T18:26:00Z">
        <w:r w:rsidR="00F0002E">
          <w:t>median 3.</w:t>
        </w:r>
      </w:ins>
      <w:ins w:id="77" w:author="Microsoft Office User" w:date="2026-07-20T18:32:00Z">
        <w:r w:rsidR="00F0002E">
          <w:t>63</w:t>
        </w:r>
      </w:ins>
      <w:del w:id="78" w:author="Microsoft Office User" w:date="2026-07-20T18:26:00Z">
        <w:r w:rsidDel="00F0002E">
          <w:delText>mean 7.07</w:delText>
        </w:r>
      </w:del>
      <w:r/>
      <w:ins w:id="79" w:author="Microsoft Office User" w:date="2026-07-20T21:00:00Z">
        <w:r w:rsidR="00BA4AA4">
          <w:t xml:space="preserve"> </w:t>
        </w:r>
        <w:r w:rsidR="00BA4AA4" w:rsidRPr="00B223C3">
          <w:rPr>
            <w:highlight w:val="yellow"/>
          </w:rPr>
          <w:t>(Fig. 3</w:t>
        </w:r>
        <w:r w:rsidR="00BA4AA4">
          <w:rPr>
            <w:highlight w:val="yellow"/>
            <w:lang w:eastAsia="zh-CN"/>
          </w:rPr>
          <w:t>A</w:t>
        </w:r>
        <w:r w:rsidR="00BA4AA4" w:rsidRPr="00B223C3">
          <w:rPr>
            <w:highlight w:val="yellow"/>
          </w:rPr>
          <w:t>)</w:t>
        </w:r>
      </w:ins>
      <w:r/>
    </w:p>
    <w:p w14:paraId="08EE148C" w14:textId="7CE98CFE" w:rsidR="005A7441" w:rsidRDefault="00000000">
      <w:pPr>
        <w:spacing w:after="60"/>
      </w:pPr>
      <w:r>
        <w:t xml:space="preserve">The critical finding was that CKI captures a largely independent information dimension. We computed five metrics on all 4,851 human cell-type pairs: CKI ω, raw JS divergence (all genes), Spearman distance, cosine distance, and marker Jaccard distance. CKI ω was negatively correlated with all four standard metrics (Spearman </w:t>
      </w:r>
      <w:ins w:id="80" w:author="Microsoft Office User" w:date="2026-07-20T21:57:00Z">
        <w:r w:rsidR="009C5BF9">
          <w:t>ρ</w:t>
        </w:r>
        <w:r w:rsidR="009C5BF9" w:rsidDel="009C5BF9">
          <w:t xml:space="preserve"> </w:t>
        </w:r>
      </w:ins>
      <w:del w:id="81" w:author="Microsoft Office User" w:date="2026-07-20T21:57:00Z">
        <w:r w:rsidDel="009C5BF9">
          <w:delText>r</w:delText>
        </w:r>
      </w:del>
      <w:r>
        <w:t xml:space="preserve"> = </w:t>
      </w:r>
      <w:ins w:id="82" w:author="Microsoft Office User" w:date="2026-07-20T21:57:00Z">
        <w:r w:rsidR="009C5BF9">
          <w:t xml:space="preserve">-0.57 </w:t>
        </w:r>
      </w:ins>
      <w:del w:id="83" w:author="Microsoft Office User" w:date="2026-07-20T21:57:00Z">
        <w:r w:rsidDel="009C5BF9">
          <w:delText xml:space="preserve">-0.38 </w:delText>
        </w:r>
      </w:del>
      <w:r>
        <w:t>to</w:t>
      </w:r>
      <w:ins w:id="84" w:author="Microsoft Office User" w:date="2026-07-20T21:57:00Z">
        <w:r w:rsidR="009C5BF9">
          <w:t xml:space="preserve"> -0.38 </w:t>
        </w:r>
      </w:ins>
      <w:del w:id="85" w:author="Microsoft Office User" w:date="2026-07-20T21:57:00Z">
        <w:r w:rsidDel="009C5BF9">
          <w:delText xml:space="preserve"> -0.57</w:delText>
        </w:r>
      </w:del>
      <w:r>
        <w:t>, all P &lt; 0.001). In contrast, the four standard metrics formed a tight positive cluster (pairwise r = 0.57–0.95)</w:t>
      </w:r>
      <w:ins w:id="86" w:author="Microsoft Office User" w:date="2026-07-18T16:48:00Z">
        <w:r w:rsidR="005A308F" w:rsidRPr="005A308F">
          <w:rPr>
            <w:highlight w:val="yellow"/>
          </w:rPr>
          <w:t xml:space="preserve"> </w:t>
        </w:r>
        <w:r w:rsidR="005A308F" w:rsidRPr="00B223C3">
          <w:rPr>
            <w:highlight w:val="yellow"/>
          </w:rPr>
          <w:t>(Fig. 3</w:t>
        </w:r>
      </w:ins>
      <w:ins w:id="87" w:author="Microsoft Office User" w:date="2026-07-20T18:41:00Z">
        <w:r w:rsidR="00BA4AA4">
          <w:rPr>
            <w:rFonts w:hint="eastAsia"/>
            <w:highlight w:val="yellow"/>
            <w:lang w:eastAsia="zh-CN"/>
          </w:rPr>
          <w:t>B</w:t>
        </w:r>
      </w:ins>
      <w:ins w:id="88" w:author="Microsoft Office User" w:date="2026-07-18T16:48:00Z">
        <w:r w:rsidR="005A308F" w:rsidRPr="00B223C3">
          <w:rPr>
            <w:highlight w:val="yellow"/>
          </w:rPr>
          <w:t>)</w:t>
        </w:r>
      </w:ins>
      <w:r>
        <w:t>. This negative correlation is the strongest evidence that CKI measures something fundamentally different from all existing distance metrics.</w:t>
      </w:r>
    </w:p>
    <w:p w14:paraId="7CABC6CB" w14:textId="185B02B9" w:rsidR="005A7441" w:rsidRDefault="00000000">
      <w:pPr>
        <w:spacing w:after="60"/>
      </w:pPr>
      <w:r>
        <w:t>CKI showed moderate cell-type classification performance (AUC = 0.716, 95% CI [0.698, 0.734], above Spearman distance at AUC = 0.690 [0.671, 0.709] but below cosine distance at AUC = 0.887 [0.875, 0.899]; Table 1). We note that this comparison is not strictly like-for-like: CKI's k_f uses 200 per-pair DE genes, while cosine distance uses the full gene set (~20,000 genes). When cosine distance is restricted to the same 200 DE genes, its AUC drops to 0.752 [0.734, 0.770], reducing but not eliminating the performance gap.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 We note that CKI’s AUC (0.716) and cosine distance’s AUC (0.887) are not directly analogous: cosine distance measures global transcriptional identity (including HK gene contributions), whereas CKI deliberately removes neutral variation to isolate selective remodeling. The lower AUC is therefore expected by design—CKI trades global classification power for functional specificity. The key insight is not the AUC ranking but the information independence: CKI captures a dimension (same-organ &gt; different-organ reversal) that no standard metric detects.</w:t>
      </w:r>
      <w:r w:rsidRPr="005A308F">
        <w:rPr>
          <w:highlight w:val="yellow"/>
        </w:rPr>
      </w:r>
      <w:r/>
      <w:ins w:id="89" w:author="Microsoft Office User" w:date="2026-07-20T21:01:00Z">
        <w:r w:rsidR="00A616F4">
          <w:t xml:space="preserve"> </w:t>
        </w:r>
        <w:r w:rsidR="00A616F4" w:rsidRPr="00B223C3">
          <w:rPr>
            <w:highlight w:val="yellow"/>
          </w:rPr>
          <w:t>(Fig. 3</w:t>
        </w:r>
        <w:r w:rsidR="00A616F4">
          <w:rPr>
            <w:highlight w:val="yellow"/>
            <w:lang w:eastAsia="zh-CN"/>
          </w:rPr>
          <w:t>C</w:t>
        </w:r>
        <w:r w:rsidR="00A616F4" w:rsidRPr="00B223C3">
          <w:rPr>
            <w:highlight w:val="yellow"/>
          </w:rPr>
          <w:t>)</w:t>
        </w:r>
      </w:ins>
      <w:r/>
      <w:ins w:id="90" w:author="Microsoft Office User" w:date="2026-07-20T21:07:00Z">
        <w:r w:rsidR="009256BC">
          <w:t xml:space="preserve">Although CKI yielded a lower cell-type classification AUC than cosine similarity and raw Jensen–Shannon divergence, it was the only metric whose mathematical formulation permits full decomposition of pairwise similarity into neutral (expression-level, </w:t>
        </w:r>
        <w:proofErr w:type="spellStart"/>
        <w:r w:rsidR="009256BC">
          <w:rPr>
            <w:rStyle w:val="Emphasis"/>
          </w:rPr>
          <w:t>k</w:t>
        </w:r>
      </w:ins>
      <w:ins w:id="91" w:author="Microsoft Office User" w:date="2026-07-20T21:09:00Z">
        <w:r w:rsidR="009256BC">
          <w:rPr>
            <w:rFonts w:ascii="Segoe UI Symbol" w:hAnsi="Segoe UI Symbol" w:cs="Segoe UI Symbol"/>
          </w:rPr>
          <w:t>_n</w:t>
        </w:r>
      </w:ins>
      <w:proofErr w:type="spellEnd"/>
      <w:ins w:id="92" w:author="Microsoft Office User" w:date="2026-07-20T21:07:00Z">
        <w:r w:rsidR="009256BC">
          <w:t xml:space="preserve">) and functional (module-level, </w:t>
        </w:r>
        <w:proofErr w:type="spellStart"/>
        <w:r w:rsidR="009256BC">
          <w:rPr>
            <w:rStyle w:val="Emphasis"/>
          </w:rPr>
          <w:t>k</w:t>
        </w:r>
      </w:ins>
      <w:ins w:id="93" w:author="Microsoft Office User" w:date="2026-07-20T21:09:00Z">
        <w:r w:rsidR="009256BC">
          <w:rPr>
            <w:rFonts w:ascii="Segoe UI Symbol" w:hAnsi="Segoe UI Symbol" w:cs="Segoe UI Symbol"/>
          </w:rPr>
          <w:t>_f</w:t>
        </w:r>
      </w:ins>
      <w:proofErr w:type="spellEnd"/>
      <w:ins w:id="94" w:author="Microsoft Office User" w:date="2026-07-20T21:07:00Z">
        <w:r w:rsidR="009256BC">
          <w:t>) components—a property absent from all other compared measures</w:t>
        </w:r>
      </w:ins>
      <w:ins w:id="95" w:author="Microsoft Office User" w:date="2026-07-20T21:10:00Z">
        <w:r w:rsidR="00621E01">
          <w:t xml:space="preserve"> </w:t>
        </w:r>
      </w:ins>
      <w:ins w:id="96" w:author="Microsoft Office User" w:date="2026-07-20T21:09:00Z">
        <w:r w:rsidR="00621E01" w:rsidRPr="00B223C3">
          <w:rPr>
            <w:highlight w:val="yellow"/>
          </w:rPr>
          <w:t>(Fig. 3</w:t>
        </w:r>
      </w:ins>
      <w:ins w:id="97" w:author="Microsoft Office User" w:date="2026-07-20T21:10:00Z">
        <w:r w:rsidR="00621E01">
          <w:rPr>
            <w:highlight w:val="yellow"/>
            <w:lang w:eastAsia="zh-CN"/>
          </w:rPr>
          <w:t>D</w:t>
        </w:r>
      </w:ins>
      <w:ins w:id="98" w:author="Microsoft Office User" w:date="2026-07-20T21:09:00Z">
        <w:r w:rsidR="00621E01" w:rsidRPr="00B223C3">
          <w:rPr>
            <w:highlight w:val="yellow"/>
          </w:rPr>
          <w:t>)</w:t>
        </w:r>
      </w:ins>
      <w:ins w:id="99" w:author="Microsoft Office User" w:date="2026-07-20T21:07:00Z">
        <w:r w:rsidR="009256BC">
          <w:t>.</w:t>
        </w:r>
      </w:ins>
      <w:r/>
      <w:r/>
    </w:p>
    <w:p w14:paraId="64F66662" w14:textId="77777777" w:rsidR="005A7441" w:rsidRDefault="00000000">
      <w:pPr>
        <w:pStyle w:val="Heading2"/>
        <w:spacing w:before="240" w:after="120"/>
      </w:pPr>
      <w:r>
        <w:rPr>
          <w:rFonts w:ascii="Arial" w:hAnsi="Arial"/>
          <w:color w:val="000000"/>
          <w:sz w:val="28"/>
        </w:rPr>
        <w:t>Cancer analysis reveals unexpected transcriptional convergence</w:t>
      </w:r>
    </w:p>
    <w:p w14:paraId="5BC2BB8E" w14:textId="2BAA4F51" w:rsidR="005A7441" w:rsidRDefault="00000000">
      <w:pPr>
        <w:spacing w:after="60"/>
      </w:pPr>
      <w:r>
        <w:t xml:space="preserve">We applied CKI to TCGA bulk RNA-seq data across five cancer types (LUAD, LUSC, LIHC, KIRC, BRCA) </w:t>
      </w:r>
      <w:r w:rsidR="00CF2011">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CF2011">
        <w:instrText xml:space="preserve"> ADDIN EN.CITE </w:instrText>
      </w:r>
      <w:r w:rsidR="00CF2011">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CF2011">
        <w:instrText xml:space="preserve"> ADDIN EN.CITE.DATA </w:instrText>
      </w:r>
      <w:r w:rsidR="00CF2011">
        <w:fldChar w:fldCharType="end"/>
      </w:r>
      <w:r w:rsidR="00CF2011">
        <w:fldChar w:fldCharType="separate"/>
      </w:r>
      <w:r w:rsidR="00CF2011">
        <w:rPr>
          <w:noProof/>
        </w:rPr>
        <w:t>[7,8]</w:t>
      </w:r>
      <w:r w:rsidR="00CF2011">
        <w:fldChar w:fldCharType="end"/>
      </w:r>
      <w:r>
        <w:t xml:space="preserve">, </w:t>
      </w:r>
      <w:proofErr w:type="spellStart"/>
      <w:r>
        <w:t>totalling</w:t>
      </w:r>
      <w:proofErr w:type="spellEnd"/>
      <w:r>
        <w:t xml:space="preserve"> 3,596 samples. We asked a simple question: when cancer develops, how much selective transcriptional remodeling occurs? CKI provides a principled answer by comparing tumor-tumor (TT), normal-normal (NN), and tumor-normal (TN) ω values </w:t>
      </w:r>
      <w:r w:rsidRPr="00810299">
        <w:rPr>
          <w:highlight w:val="yellow"/>
        </w:rPr>
        <w:t>(Fig. 4</w:t>
      </w:r>
      <w:ins w:id="100" w:author="Microsoft Office User" w:date="2026-07-21T16:16:00Z">
        <w:r w:rsidR="008A5749">
          <w:rPr>
            <w:rFonts w:hint="eastAsia"/>
            <w:highlight w:val="yellow"/>
            <w:lang w:eastAsia="zh-CN"/>
          </w:rPr>
          <w:t>，</w:t>
        </w:r>
        <w:r w:rsidR="008A5749" w:rsidRPr="00D3781B">
          <w:rPr>
            <w:highlight w:val="yellow"/>
            <w:lang w:eastAsia="zh-CN"/>
            <w:rPrChange w:id="101" w:author="Microsoft Office User" w:date="2026-07-21T16:17:00Z">
              <w:rPr>
                <w:lang w:eastAsia="zh-CN"/>
              </w:rPr>
            </w:rPrChange>
          </w:rPr>
          <w:t>Supplementary Fig. S</w:t>
        </w:r>
        <w:r w:rsidR="00D24E23" w:rsidRPr="00D3781B">
          <w:rPr>
            <w:highlight w:val="yellow"/>
            <w:lang w:eastAsia="zh-CN"/>
            <w:rPrChange w:id="102" w:author="Microsoft Office User" w:date="2026-07-21T16:17:00Z">
              <w:rPr>
                <w:lang w:eastAsia="zh-CN"/>
              </w:rPr>
            </w:rPrChange>
          </w:rPr>
          <w:t>2</w:t>
        </w:r>
      </w:ins>
      <w:r w:rsidRPr="00810299">
        <w:rPr>
          <w:highlight w:val="yellow"/>
        </w:rPr>
        <w:t>)</w:t>
      </w:r>
      <w:r>
        <w:t>.</w:t>
      </w:r>
      <w:r>
        <w:t xml:space="preserve"> Because TCGA profiles are bulk RNA-seq (tissue-level), ω values reflect sample-level transcriptomic divergence rather than cell-type-specific comparisons; interpretation focuses on relative patterns (tumor vs. normal) rather than absolute ω magnitudes. Additionally, because bulk profiles aggregate signals from multiple cell types, the observed transcriptional convergence (NN/TT &gt; 1) may partially reflect convergent remodeling of the tumor microenvironment (e.g., similar immune infiltration or stromal composition across tumors) alongside malignant cell-intrinsic changes. Without cell-type deconvolution, we cannot fully disentangle these contributions. Future single-cell cancer atlas studies would enable more precise characterization of cell-type-specific selective remodeling. ω magnitudes, which are not directly comparable to single-cell-derived ω values.</w:t>
      </w:r>
    </w:p>
    <w:p w14:paraId="58A21D63" w14:textId="6616EC66" w:rsidR="005A7441" w:rsidRDefault="00000000">
      <w:pPr>
        <w:spacing w:after="60"/>
        <w:rPr>
          <w:lang w:eastAsia="zh-CN"/>
        </w:rPr>
      </w:pPr>
      <w:r>
        <w:t>The most striking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w:t>
      </w:r>
      <w:r w:rsidR="00810299" w:rsidRPr="00810299">
        <w:rPr>
          <w:highlight w:val="yellow"/>
        </w:rPr>
        <w:t xml:space="preserve"> (Fig. 4</w:t>
      </w:r>
      <w:r w:rsidR="00810299">
        <w:rPr>
          <w:rFonts w:hint="eastAsia"/>
          <w:highlight w:val="yellow"/>
          <w:lang w:eastAsia="zh-CN"/>
        </w:rPr>
        <w:t>A</w:t>
      </w:r>
      <w:r w:rsidR="00337BB7">
        <w:rPr>
          <w:highlight w:val="yellow"/>
          <w:lang w:eastAsia="zh-CN"/>
        </w:rPr>
        <w:t>-B</w:t>
      </w:r>
      <w:r w:rsidR="00810299" w:rsidRPr="00810299">
        <w:rPr>
          <w:highlight w:val="yellow"/>
        </w:rPr>
        <w:t>)</w:t>
      </w:r>
      <w:r>
        <w:t>. This convergence toward shared transcriptional states may represent common vulnerabilities across genetically diverse tumors.</w:t>
      </w:r>
      <w:ins w:id="103" w:author="Microsoft Office User" w:date="2026-07-20T21:49:00Z">
        <w:r w:rsidR="004167D0" w:rsidRPr="004167D0">
          <w:t xml:space="preserve"> </w:t>
        </w:r>
        <w:r w:rsidR="004167D0">
          <w:t xml:space="preserve">We further assessed whether this contrast arose from altered neutral vs. functional contributions by comparing ω values between tumor-normal (TN) and normal-normal (NN) pairs, </w:t>
        </w:r>
        <w:r w:rsidR="004167D0" w:rsidRPr="004167D0">
          <w:rPr>
            <w:rStyle w:val="Strong"/>
            <w:b w:val="0"/>
            <w:bCs w:val="0"/>
          </w:rPr>
          <w:t>revealing that NN values remained uniformly higher than TN values across all cancers</w:t>
        </w:r>
        <w:r w:rsidR="004167D0">
          <w:rPr>
            <w:rStyle w:val="Strong"/>
            <w:b w:val="0"/>
            <w:bCs w:val="0"/>
          </w:rPr>
          <w:t xml:space="preserve"> </w:t>
        </w:r>
        <w:r w:rsidR="004167D0" w:rsidRPr="00810299">
          <w:rPr>
            <w:highlight w:val="yellow"/>
          </w:rPr>
          <w:t>(Fig. 4</w:t>
        </w:r>
        <w:r w:rsidR="004167D0">
          <w:rPr>
            <w:rFonts w:hint="eastAsia"/>
            <w:highlight w:val="yellow"/>
            <w:lang w:eastAsia="zh-CN"/>
          </w:rPr>
          <w:t>C</w:t>
        </w:r>
        <w:r w:rsidR="004167D0" w:rsidRPr="00810299">
          <w:rPr>
            <w:highlight w:val="yellow"/>
          </w:rPr>
          <w:t>)</w:t>
        </w:r>
        <w:r w:rsidR="004167D0" w:rsidRPr="004167D0">
          <w:rPr>
            <w:rStyle w:val="Strong"/>
            <w:b w:val="0"/>
            <w:bCs w:val="0"/>
          </w:rPr>
          <w:t>.</w:t>
        </w:r>
      </w:ins>
      <w:ins w:id="104" w:author="Microsoft Office User" w:date="2026-07-20T22:16:00Z">
        <w:r w:rsidR="009C5BF9" w:rsidRPr="009C5BF9">
          <w:t xml:space="preserve"> </w:t>
        </w:r>
        <w:r w:rsidR="009C5BF9">
          <w:t xml:space="preserve">Bootstrapped Cohen’s </w:t>
        </w:r>
        <w:proofErr w:type="spellStart"/>
        <w:r w:rsidR="009C5BF9">
          <w:rPr>
            <w:rStyle w:val="Emphasis"/>
          </w:rPr>
          <w:t>d</w:t>
        </w:r>
        <w:r w:rsidR="009C5BF9">
          <w:t>analysis</w:t>
        </w:r>
        <w:proofErr w:type="spellEnd"/>
        <w:r w:rsidR="009C5BF9">
          <w:t xml:space="preserve"> revealed cancer-specific NN–TT contrasts, with large positive effects in BRCA (+1.04) and large negative effects in LUSC (−1.98) and LIHC (−1.22), while LUAD and KIRC showed negligible deviations </w:t>
        </w:r>
        <w:r w:rsidR="009C5BF9" w:rsidRPr="00810299">
          <w:rPr>
            <w:highlight w:val="yellow"/>
          </w:rPr>
          <w:t>(Fig. 4</w:t>
        </w:r>
        <w:r w:rsidR="009C5BF9">
          <w:rPr>
            <w:highlight w:val="yellow"/>
            <w:lang w:eastAsia="zh-CN"/>
          </w:rPr>
          <w:t>D</w:t>
        </w:r>
        <w:r w:rsidR="009C5BF9" w:rsidRPr="00810299">
          <w:rPr>
            <w:highlight w:val="yellow"/>
          </w:rPr>
          <w:t>)</w:t>
        </w:r>
        <w:r w:rsidR="009C5BF9">
          <w:rPr>
            <w:rFonts w:hint="eastAsia"/>
            <w:lang w:eastAsia="zh-CN"/>
          </w:rPr>
          <w:t>.</w:t>
        </w:r>
      </w:ins>
      <w:ins w:id="105" w:author="Microsoft Office User" w:date="2026-07-20T22:23:00Z">
        <w:r w:rsidR="00E901CA" w:rsidRPr="00E901CA">
          <w:t xml:space="preserve"> </w:t>
        </w:r>
        <w:r w:rsidR="00E901CA">
          <w:t xml:space="preserve">Tissue-level pairwise ω analysis across six organs revealed pronounced organ-specific heterogeneity, </w:t>
        </w:r>
        <w:r w:rsidR="00E901CA" w:rsidRPr="00E901CA">
          <w:t xml:space="preserve">with the </w:t>
        </w:r>
        <w:r w:rsidR="00E901CA" w:rsidRPr="00E901CA">
          <w:rPr>
            <w:rStyle w:val="Strong"/>
            <w:b w:val="0"/>
            <w:bCs w:val="0"/>
          </w:rPr>
          <w:t>highest values observed in heart-lung comparisons (34.0)</w:t>
        </w:r>
        <w:r w:rsidR="00E901CA" w:rsidRPr="00E901CA">
          <w:t xml:space="preserve">​ and the </w:t>
        </w:r>
        <w:r w:rsidR="00E901CA" w:rsidRPr="00E901CA">
          <w:rPr>
            <w:rStyle w:val="Strong"/>
            <w:b w:val="0"/>
            <w:bCs w:val="0"/>
          </w:rPr>
          <w:t>lowest in spleen-kidney comparisons (13.8)</w:t>
        </w:r>
        <w:r w:rsidR="00E901CA" w:rsidRPr="00E901CA">
          <w:t xml:space="preserve">, </w:t>
        </w:r>
        <w:r w:rsidR="00E901CA">
          <w:t>confirming that cellular similarity is strongly modulated by tissue origin</w:t>
        </w:r>
      </w:ins>
      <w:ins w:id="106" w:author="Microsoft Office User" w:date="2026-07-20T22:24:00Z">
        <w:r w:rsidR="00E901CA">
          <w:t xml:space="preserve"> </w:t>
        </w:r>
        <w:r w:rsidR="00E901CA" w:rsidRPr="00810299">
          <w:rPr>
            <w:highlight w:val="yellow"/>
          </w:rPr>
          <w:t>(Fig. 4</w:t>
        </w:r>
        <w:r w:rsidR="00E901CA">
          <w:rPr>
            <w:rFonts w:hint="eastAsia"/>
            <w:highlight w:val="yellow"/>
            <w:lang w:eastAsia="zh-CN"/>
          </w:rPr>
          <w:t>E</w:t>
        </w:r>
        <w:r w:rsidR="00E901CA" w:rsidRPr="00810299">
          <w:rPr>
            <w:highlight w:val="yellow"/>
          </w:rPr>
          <w:t>)</w:t>
        </w:r>
      </w:ins>
      <w:ins w:id="107" w:author="Microsoft Office User" w:date="2026-07-20T22:23:00Z">
        <w:r w:rsidR="00E901CA">
          <w:t>.</w:t>
        </w:r>
      </w:ins>
    </w:p>
    <w:p w14:paraId="5E4E40E5" w14:textId="77777777" w:rsidR="005A7441" w:rsidRDefault="00000000">
      <w:pPr>
        <w:spacing w:after="60"/>
      </w:pPr>
      <w:r>
        <w:t>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precludes definitive conclusions about within-patient versus between-patient variation.</w:t>
      </w:r>
    </w:p>
    <w:p w14:paraId="7B1C7A8A" w14:textId="7DA2170E" w:rsidR="005A7441" w:rsidRDefault="00E956CB">
      <w:pPr>
        <w:spacing w:after="60"/>
      </w:pPr>
      <w:ins w:id="108" w:author="Microsoft Office User" w:date="2026-07-19T09:49:00Z">
        <w:r>
          <w:rPr>
            <w:rFonts w:hint="eastAsia"/>
            <w:lang w:eastAsia="zh-CN"/>
          </w:rPr>
          <w:t>Furtherm</w:t>
        </w:r>
        <w:r>
          <w:rPr>
            <w:lang w:eastAsia="zh-CN"/>
          </w:rPr>
          <w:t>ore</w:t>
        </w:r>
        <w:r>
          <w:rPr>
            <w:rFonts w:hint="eastAsia"/>
            <w:lang w:eastAsia="zh-CN"/>
          </w:rPr>
          <w:t>，</w:t>
        </w:r>
        <w:r w:rsidRPr="00804505">
          <w:rPr>
            <w:lang w:eastAsia="zh-CN"/>
          </w:rPr>
          <w:t>to determine if the degree of selective remodeling correlates with disease progression,</w:t>
        </w:r>
        <w:r>
          <w:rPr>
            <w:lang w:eastAsia="zh-CN"/>
          </w:rPr>
          <w:t xml:space="preserve"> </w:t>
        </w:r>
        <w:r>
          <w:t>w</w:t>
        </w:r>
      </w:ins>
      <w:del w:id="109" w:author="Microsoft Office User" w:date="2026-07-19T09:49:00Z">
        <w:r w:rsidDel="00E956CB">
          <w:delText>W</w:delText>
        </w:r>
      </w:del>
      <w:r>
        <w:t>We asked whether ω tracks with clinical severity within cancer types. In liver cancer, ω decreased with increasing Edmondson grade [18]: G1 (101.8 ± 46.8, n = 39) &gt; G2 (100.2 ± 63.9, n = 133) &gt; G3 (96.8 ± 58.2, n = 105) &gt; G4 (90.0 ± 57.8, n = 11; Jonckheere-Terpstra trend test, P &lt; 0.001). In breast cancer, PAM50 subtype analysis [16,17]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w:t>
      </w:r>
      <w:del w:id="110" w:author="Microsoft Office User" w:date="2026-07-19T09:49:00Z">
        <w:r w:rsidDel="00E956CB">
          <w:delText xml:space="preserve">then </w:delText>
        </w:r>
      </w:del>
      <w:r/>
      <w:r/>
      <w:r w:rsidR="00CF2011"/>
      <w:r w:rsidR="00C34668"/>
      <w:r w:rsidR="00CF2011"/>
      <w:r w:rsidR="00C34668">
        <w:rPr>
          <w:noProof/>
        </w:rPr>
      </w:r>
      <w:r w:rsidR="00CF2011"/>
      <w:r/>
      <w:proofErr w:type="spellStart"/>
      <w:r/>
      <w:proofErr w:type="spellEnd"/>
      <w:r/>
      <w:r w:rsidR="00CF2011"/>
      <w:r w:rsidR="00C34668"/>
      <w:r w:rsidR="00C34668"/>
      <w:r w:rsidR="00C34668"/>
      <w:r w:rsidR="00C34668"/>
      <w:r w:rsidR="00CF2011"/>
      <w:r w:rsidR="00C34668">
        <w:rPr>
          <w:noProof/>
        </w:rPr>
      </w:r>
      <w:r w:rsidR="00CF2011"/>
      <w:r/>
      <w:proofErr w:type="spellStart"/>
      <w:r/>
      <w:proofErr w:type="spellEnd"/>
      <w:r/>
      <w:commentRangeStart w:id="111"/>
      <w:r/>
      <w:commentRangeEnd w:id="111"/>
      <w:r w:rsidR="00141610">
        <w:rPr>
          <w:rStyle w:val="CommentReference"/>
        </w:rPr>
      </w:r>
      <w:r/>
    </w:p>
    <w:p w14:paraId="0E95E8D0" w14:textId="0BC7F064" w:rsidR="005A7441" w:rsidRDefault="00000000">
      <w:pPr>
        <w:pStyle w:val="Heading2"/>
        <w:spacing w:before="240" w:after="120"/>
      </w:pPr>
      <w:r>
        <w:rPr>
          <w:rFonts w:ascii="Arial" w:hAnsi="Arial"/>
          <w:color w:val="000000"/>
          <w:sz w:val="28"/>
        </w:rPr>
        <w:t>Cross-organ cell-type conservation (exploratory analysis)</w:t>
      </w:r>
      <w:ins w:id="112" w:author="Microsoft Office User" w:date="2026-07-21T13:46:00Z">
        <w:r w:rsidR="000F2E8C" w:rsidRPr="000F2E8C">
          <w:rPr>
            <w:rFonts w:ascii="Arial" w:hAnsi="Arial"/>
            <w:color w:val="000000"/>
            <w:sz w:val="28"/>
          </w:rPr>
          <w:t>reveals a spectrum of cell-type functional constraint across organs</w:t>
        </w:r>
      </w:ins>
      <w:del w:id="113" w:author="Microsoft Office User" w:date="2026-07-21T13:46:00Z">
        <w:r w:rsidDel="000F2E8C">
          <w:rPr>
            <w:rFonts w:ascii="Arial" w:hAnsi="Arial"/>
            <w:color w:val="000000"/>
            <w:sz w:val="28"/>
          </w:rPr>
          <w:delText>ranks cell types by cross-organ conservation</w:delText>
        </w:r>
      </w:del>
    </w:p>
    <w:p w14:paraId="098ED198" w14:textId="0813CED8" w:rsidR="005A7441" w:rsidDel="00AB1F1A" w:rsidRDefault="000F2E8C" w:rsidP="00A22C98">
      <w:pPr>
        <w:spacing w:after="60"/>
        <w:rPr>
          <w:del w:id="114" w:author="Microsoft Office User" w:date="2026-07-21T13:58:00Z"/>
        </w:rPr>
      </w:pPr>
      <w:ins w:id="115" w:author="Microsoft Office User" w:date="2026-07-21T13:47:00Z">
        <w:r w:rsidRPr="000F2E8C">
          <w:t xml:space="preserve">To disentangle cell-intrinsic identity from tissue-specific adaptation, we leveraged CKI to quantify </w:t>
        </w:r>
      </w:ins>
      <w:ins w:id="116" w:author="Microsoft Office User" w:date="2026-07-21T14:49:00Z">
        <w:r w:rsidR="006D37B7" w:rsidRPr="006D37B7">
          <w:t xml:space="preserve">functional constraint across cell types </w:t>
        </w:r>
        <w:r w:rsidR="006D37B7" w:rsidRPr="006D37B7">
          <w:rPr>
            <w:highlight w:val="yellow"/>
            <w:rPrChange w:id="117" w:author="Microsoft Office User" w:date="2026-07-21T15:02:00Z">
              <w:rPr/>
            </w:rPrChange>
          </w:rPr>
          <w:t>(Fig. 5A)</w:t>
        </w:r>
      </w:ins>
      <w:ins w:id="118" w:author="Microsoft Office User" w:date="2026-07-21T13:47:00Z">
        <w:r>
          <w:rPr>
            <w:rFonts w:hint="eastAsia"/>
            <w:lang w:eastAsia="zh-CN"/>
          </w:rPr>
          <w:t>.</w:t>
        </w:r>
        <w:r>
          <w:rPr>
            <w:lang w:eastAsia="zh-CN"/>
          </w:rPr>
          <w:t xml:space="preserve"> </w:t>
        </w:r>
      </w:ins>
      <w:r>
        <w:t xml:space="preserve">Among the 4,851 Tabula Sapiens cell-type pairs, 59 same-cell-type cross-organ comparisons were identified (cell types appearing in ≥2 organs). We note that this analysis is exploratory due to small sample sizes: several cell types appeared in only 2-3 organs (n = 1-3 inter-organ comparisons), precluding formal statistical inference. Results for n &lt; 5 comparisons are reported as observed values without standard deviation estimates and should be interpreted with caution. </w:t>
      </w:r>
      <w:ins w:id="119" w:author="Microsoft Office User" w:date="2026-07-21T13:57:00Z">
        <w:r w:rsidR="00AB1F1A" w:rsidRPr="00AB1F1A">
          <w:t>represented</w:t>
        </w:r>
      </w:ins>
      <w:del w:id="120" w:author="Microsoft Office User" w:date="2026-07-21T13:57:00Z">
        <w:r w:rsidDel="00AB1F1A">
          <w:delText>are</w:delText>
        </w:r>
      </w:del>
      <w:r/>
      <w:ins w:id="121" w:author="Microsoft Office User" w:date="2026-07-21T13:57:00Z">
        <w:r w:rsidR="00AB1F1A">
          <w:rPr>
            <w:rFonts w:hint="eastAsia"/>
            <w:lang w:eastAsia="zh-CN"/>
          </w:rPr>
          <w:t>,</w:t>
        </w:r>
      </w:ins>
      <w:r/>
      <w:ins w:id="122" w:author="Microsoft Office User" w:date="2026-07-21T14:50:00Z">
        <w:r w:rsidR="006D37B7">
          <w:t xml:space="preserve"> </w:t>
        </w:r>
        <w:r w:rsidR="006D37B7" w:rsidRPr="006D37B7">
          <w:rPr>
            <w:highlight w:val="yellow"/>
            <w:lang w:eastAsia="zh-CN"/>
            <w:rPrChange w:id="123" w:author="Microsoft Office User" w:date="2026-07-21T15:02:00Z">
              <w:rPr>
                <w:lang w:eastAsia="zh-CN"/>
              </w:rPr>
            </w:rPrChange>
          </w:rPr>
          <w:t>(Table 2)</w:t>
        </w:r>
      </w:ins>
      <w:r/>
      <w:del w:id="124" w:author="Microsoft Office User" w:date="2026-07-21T13:58:00Z">
        <w:r w:rsidDel="00AB1F1A">
          <w:delText>These pairs allowed us to ask: which cell types maintain their transcriptional identity regardless of where they reside, and which are strongly shaped by their organ environment (</w:delText>
        </w:r>
        <w:r w:rsidRPr="008A16E6" w:rsidDel="00AB1F1A">
          <w:rPr>
            <w:highlight w:val="yellow"/>
          </w:rPr>
          <w:delText>Fig. 5</w:delText>
        </w:r>
      </w:del>
      <w:del w:id="125" w:author="Microsoft Office User" w:date="2026-07-20T22:32:00Z">
        <w:r w:rsidDel="00F7390D">
          <w:delText xml:space="preserve">; </w:delText>
        </w:r>
        <w:r w:rsidRPr="005A308F" w:rsidDel="00F7390D">
          <w:rPr>
            <w:highlight w:val="yellow"/>
          </w:rPr>
          <w:delText>Table 2</w:delText>
        </w:r>
      </w:del>
      <w:del w:id="126" w:author="Microsoft Office User" w:date="2026-07-21T13:58:00Z">
        <w:r w:rsidDel="00AB1F1A">
          <w:delText>)</w:delText>
        </w:r>
      </w:del>
      <w:del w:id="127" w:author="Microsoft Office User" w:date="2026-07-19T09:55:00Z">
        <w:r w:rsidDel="00141610">
          <w:delText>?</w:delText>
        </w:r>
      </w:del>
    </w:p>
    <w:p w14:paraId="6DCF4CBB" w14:textId="1E1ECCC6" w:rsidR="00AB1F1A" w:rsidRDefault="00000000" w:rsidP="00AB1F1A">
      <w:pPr>
        <w:spacing w:after="60"/>
        <w:rPr>
          <w:ins w:id="128" w:author="Microsoft Office User" w:date="2026-07-21T14:56:00Z"/>
        </w:rPr>
      </w:pPr>
      <w:del w:id="129" w:author="Microsoft Office User" w:date="2026-07-21T13:58:00Z">
        <w:r w:rsidDel="00AB1F1A">
          <w:delText>The cross-organ ω ranking reveals a broad spectrum of conservation across 17 cell types (</w:delText>
        </w:r>
        <w:r w:rsidRPr="00F7390D" w:rsidDel="00AB1F1A">
          <w:rPr>
            <w:highlight w:val="yellow"/>
            <w:rPrChange w:id="130" w:author="Microsoft Office User" w:date="2026-07-20T22:32:00Z">
              <w:rPr/>
            </w:rPrChange>
          </w:rPr>
          <w:delText>Table 2</w:delText>
        </w:r>
        <w:r w:rsidDel="00AB1F1A">
          <w:delText xml:space="preserve">). </w:delText>
        </w:r>
      </w:del>
      <w:r>
        <w:t xml:space="preserve">B cells (ω = 2.70, n = 1, exploratory) and Neutrophils (mean ω = 2.72 ± 1.15, n = 6 pairs) </w:t>
      </w:r>
      <w:ins w:id="131" w:author="Microsoft Office User" w:date="2026-07-21T13:58:00Z">
        <w:r w:rsidR="00AB1F1A" w:rsidRPr="00AB1F1A">
          <w:t>exhibited</w:t>
        </w:r>
      </w:ins>
      <w:del w:id="132" w:author="Microsoft Office User" w:date="2026-07-21T13:58:00Z">
        <w:r w:rsidDel="00AB1F1A">
          <w:delText>were</w:delText>
        </w:r>
      </w:del>
      <w:r>
        <w:t xml:space="preserve"> </w:t>
      </w:r>
      <w:ins w:id="133" w:author="Microsoft Office User" w:date="2026-07-21T14:00:00Z">
        <w:r w:rsidR="00AB1F1A" w:rsidRPr="00AB1F1A">
          <w:t>the strongest functional constraint, maintaining highly conserved transcriptional programs regardless of anatomical location. Smooth muscle cells (mean 6.29</w:t>
        </w:r>
      </w:ins>
      <w:ins w:id="134" w:author="Microsoft Office User" w:date="2026-07-21T14:53:00Z">
        <w:r w:rsidR="006D37B7">
          <w:t>, n = 1</w:t>
        </w:r>
      </w:ins>
      <w:ins w:id="135" w:author="Microsoft Office User" w:date="2026-07-21T14:00:00Z">
        <w:r w:rsidR="00AB1F1A" w:rsidRPr="00AB1F1A">
          <w:t>) and Plasma cells (mean 6.61 ± 3.42</w:t>
        </w:r>
      </w:ins>
      <w:ins w:id="136" w:author="Microsoft Office User" w:date="2026-07-21T14:53:00Z">
        <w:r w:rsidR="006D37B7">
          <w:t>, n = 6</w:t>
        </w:r>
      </w:ins>
      <w:ins w:id="137" w:author="Microsoft Office User" w:date="2026-07-21T14:00:00Z">
        <w:r w:rsidR="00AB1F1A" w:rsidRPr="00AB1F1A">
          <w:t>) followed, while Macrophages—the most frequently sampled cell type (n = 15)—displayed intermediate constraint (mean 9.84 ± 6.31). In stark contrast, Endothelial cells (mean 15.09 ± 6.46</w:t>
        </w:r>
      </w:ins>
      <w:ins w:id="138" w:author="Microsoft Office User" w:date="2026-07-21T14:54:00Z">
        <w:r w:rsidR="006D37B7">
          <w:t>, n = 3</w:t>
        </w:r>
      </w:ins>
      <w:ins w:id="139" w:author="Microsoft Office User" w:date="2026-07-21T14:00:00Z">
        <w:r w:rsidR="00AB1F1A" w:rsidRPr="00AB1F1A">
          <w:t>) and Memory B cells (mean 16.83</w:t>
        </w:r>
      </w:ins>
      <w:ins w:id="140" w:author="Microsoft Office User" w:date="2026-07-21T14:54:00Z">
        <w:r w:rsidR="006D37B7">
          <w:t>, n = 1</w:t>
        </w:r>
      </w:ins>
      <w:ins w:id="141" w:author="Microsoft Office User" w:date="2026-07-21T14:00:00Z">
        <w:r w:rsidR="00AB1F1A" w:rsidRPr="00AB1F1A">
          <w:t>) ranked as the most labile, reflecting profound organ-specific specialization.</w:t>
        </w:r>
      </w:ins>
    </w:p>
    <w:p w14:paraId="549E51FA" w14:textId="1E0A76C1" w:rsidR="006D37B7" w:rsidRDefault="006D37B7" w:rsidP="00AB1F1A">
      <w:pPr>
        <w:spacing w:after="60"/>
        <w:rPr>
          <w:ins w:id="142" w:author="Microsoft Office User" w:date="2026-07-21T14:00:00Z"/>
        </w:rPr>
      </w:pPr>
      <w:ins w:id="143" w:author="Microsoft Office User" w:date="2026-07-21T14:58:00Z">
        <w:r w:rsidRPr="006D37B7">
          <w:t xml:space="preserve">The global distribution of pairwise ω values across all cell-type pairs further illustrates this asymmetry: the majority of comparisons cluster below the median ω of 6.9, with a long right tail extending beyond 25 </w:t>
        </w:r>
        <w:r w:rsidRPr="006D37B7">
          <w:rPr>
            <w:highlight w:val="yellow"/>
            <w:rPrChange w:id="144" w:author="Microsoft Office User" w:date="2026-07-21T15:02:00Z">
              <w:rPr/>
            </w:rPrChange>
          </w:rPr>
          <w:t>(Fig. 5B)</w:t>
        </w:r>
        <w:r w:rsidRPr="006D37B7">
          <w:t xml:space="preserve">. Cell types with low cross-organ ω consistently exhibited narrow, low-variance ω distributions, whereas highly labile cell types displayed broad, heavy-tailed distributions with extreme outliers </w:t>
        </w:r>
        <w:r w:rsidRPr="006D37B7">
          <w:rPr>
            <w:highlight w:val="yellow"/>
            <w:rPrChange w:id="145" w:author="Microsoft Office User" w:date="2026-07-21T15:02:00Z">
              <w:rPr/>
            </w:rPrChange>
          </w:rPr>
          <w:t>(</w:t>
        </w:r>
      </w:ins>
      <w:ins w:id="146" w:author="Microsoft Office User" w:date="2026-07-21T16:16:00Z">
        <w:r w:rsidR="00D24E23" w:rsidRPr="00D3781B">
          <w:rPr>
            <w:highlight w:val="yellow"/>
            <w:rPrChange w:id="147" w:author="Microsoft Office User" w:date="2026-07-21T16:18:00Z">
              <w:rPr/>
            </w:rPrChange>
          </w:rPr>
          <w:t>Supplementary Fig. S3</w:t>
        </w:r>
      </w:ins>
      <w:ins w:id="148" w:author="Microsoft Office User" w:date="2026-07-21T14:58:00Z">
        <w:r w:rsidRPr="006D37B7">
          <w:rPr>
            <w:highlight w:val="yellow"/>
            <w:rPrChange w:id="149" w:author="Microsoft Office User" w:date="2026-07-21T15:02:00Z">
              <w:rPr/>
            </w:rPrChange>
          </w:rPr>
          <w:t>)</w:t>
        </w:r>
        <w:r w:rsidRPr="006D37B7">
          <w:t>. This intrinsic lability drives the cross-organ ω gradient, wherein Heart (mean ω = 24.3) and Lung (mean ω = 24.0) exhibit the highest mean ω values, while Kidney (mean ω = 19.0) and Spleen (mean ω = 18.9) remain comparatively constrained (</w:t>
        </w:r>
        <w:r w:rsidRPr="006D37B7">
          <w:rPr>
            <w:highlight w:val="yellow"/>
            <w:rPrChange w:id="150" w:author="Microsoft Office User" w:date="2026-07-21T15:02:00Z">
              <w:rPr/>
            </w:rPrChange>
          </w:rPr>
          <w:t>Fig. 5C).</w:t>
        </w:r>
      </w:ins>
    </w:p>
    <w:p w14:paraId="017A835C" w14:textId="0EDCF886" w:rsidR="006D37B7" w:rsidRDefault="00000000" w:rsidP="00A22C98">
      <w:pPr>
        <w:spacing w:line="240" w:lineRule="auto"/>
        <w:rPr>
          <w:ins w:id="151" w:author="Microsoft Office User" w:date="2026-07-21T14:59:00Z"/>
        </w:rPr>
      </w:pPr>
      <w:del w:id="152" w:author="Microsoft Office User" w:date="2026-07-21T14:00:00Z">
        <w:r w:rsidDel="00AB1F1A">
          <w:delText>among the most conserved, followed by Smooth muscle cells (</w:delText>
        </w:r>
        <w:r w:rsidRPr="009A139E" w:rsidDel="00AB1F1A">
          <w:rPr>
            <w:color w:val="auto"/>
          </w:rPr>
          <w:delText xml:space="preserve">mean 6.29 ± —, </w:delText>
        </w:r>
        <w:r w:rsidDel="00AB1F1A">
          <w:delText xml:space="preserve">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w:delText>
        </w:r>
      </w:del>
      <w:ins w:id="153" w:author="Microsoft Office User" w:date="2026-07-21T14:58:00Z">
        <w:r w:rsidR="006D37B7" w:rsidRPr="006D37B7">
          <w:t xml:space="preserve">Endothelial cells are known to express </w:t>
        </w:r>
      </w:ins>
      <w:del w:id="154" w:author="Microsoft Office User" w:date="2026-07-21T14:06:00Z">
        <w:r w:rsidDel="00A22C98">
          <w:delText xml:space="preserve">Endothelial cells are known to express </w:delText>
        </w:r>
      </w:del>
      <w:r>
        <w:t xml:space="preserve">organ-specific gene programs tailored to local vascular needs </w:t>
      </w:r>
      <w:r w:rsidR="00B14220">
        <w:fldChar w:fldCharType="begin">
          <w:fldData xml:space="preserve">PEVuZE5vdGU+PENpdGU+PEF1dGhvcj5UcmFuPC9BdXRob3I+PFllYXI+MjAyMDwvWWVhcj48UmVj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 </w:instrText>
      </w:r>
      <w:r w:rsidR="00C34668">
        <w:fldChar w:fldCharType="begin">
          <w:fldData xml:space="preserve">PEVuZE5vdGU+PENpdGU+PEF1dGhvcj5UcmFuPC9BdXRob3I+PFllYXI+MjAyMDwvWWVhcj48UmVj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EN.CITE.DATA </w:instrText>
      </w:r>
      <w:r w:rsidR="00C34668">
        <w:fldChar w:fldCharType="end"/>
      </w:r>
      <w:r w:rsidR="00B14220">
        <w:fldChar w:fldCharType="separate"/>
      </w:r>
      <w:r w:rsidR="00C34668">
        <w:rPr>
          <w:noProof/>
        </w:rPr>
        <w:t>[19]</w:t>
      </w:r>
      <w:r w:rsidR="00B14220">
        <w:fldChar w:fldCharType="end"/>
      </w:r>
      <w:ins w:id="155" w:author="Microsoft Office User" w:date="2026-07-21T14:59:00Z">
        <w:r w:rsidR="006D37B7">
          <w:t>;</w:t>
        </w:r>
      </w:ins>
      <w:ins w:id="156" w:author="Microsoft Office User" w:date="2026-07-21T14:07:00Z">
        <w:r w:rsidR="00A22C98">
          <w:t xml:space="preserve"> </w:t>
        </w:r>
      </w:ins>
      <w:ins w:id="157" w:author="Microsoft Office User" w:date="2026-07-21T14:59:00Z">
        <w:r w:rsidR="006D37B7" w:rsidRPr="006D37B7">
          <w:rPr>
            <w:rFonts w:ascii="Times New Roman" w:eastAsia="Times New Roman" w:hAnsi="Times New Roman" w:cs="Times New Roman"/>
            <w:color w:val="auto"/>
            <w:sz w:val="24"/>
            <w:szCs w:val="24"/>
            <w:lang w:val="en-CN" w:eastAsia="zh-CN"/>
          </w:rPr>
          <w:t>our data indicate that this organ specificity emerges from their intrinsically broad functional repertoire rather than passive environmental shaping.</w:t>
        </w:r>
      </w:ins>
      <w:del w:id="158" w:author="Microsoft Office User" w:date="2026-07-21T14:59:00Z">
        <w:r w:rsidDel="006D37B7">
          <w:delText xml:space="preserve">. </w:delText>
        </w:r>
      </w:del>
    </w:p>
    <w:p w14:paraId="470B7B7A" w14:textId="5C002509" w:rsidR="005A7441" w:rsidRPr="00A22C98" w:rsidDel="006D37B7" w:rsidRDefault="00000000">
      <w:pPr>
        <w:spacing w:line="240" w:lineRule="auto"/>
        <w:rPr>
          <w:del w:id="159" w:author="Microsoft Office User" w:date="2026-07-21T15:00:00Z"/>
          <w:rFonts w:ascii="Times New Roman" w:eastAsia="Times New Roman" w:hAnsi="Times New Roman" w:cs="Times New Roman"/>
          <w:color w:val="auto"/>
          <w:sz w:val="24"/>
          <w:szCs w:val="24"/>
          <w:lang w:val="en-CN" w:eastAsia="zh-CN"/>
          <w:rPrChange w:id="160" w:author="Microsoft Office User" w:date="2026-07-21T14:07:00Z">
            <w:rPr>
              <w:del w:id="161" w:author="Microsoft Office User" w:date="2026-07-21T15:00:00Z"/>
            </w:rPr>
          </w:rPrChange>
        </w:rPr>
        <w:pPrChange w:id="162" w:author="Microsoft Office User" w:date="2026-07-21T14:07:00Z">
          <w:pPr>
            <w:spacing w:after="60"/>
          </w:pPr>
        </w:pPrChange>
      </w:pPr>
      <w:r>
        <w:t xml:space="preserve">We note that several cell types (particularly those with n = 1 or 3 pairs) have small sample sizes, limiting the generalizability of cross-organ comparisons. These results are presented as hypothesis-generating observations that warrant validation in larger, multi-organ single-cell datasets with deeper cell-type coverage. </w:t>
      </w:r>
      <w:ins w:id="163" w:author="Microsoft Office User" w:date="2026-07-21T14:08:00Z">
        <w:r w:rsidR="00A22C98" w:rsidRPr="00A22C98">
          <w:rPr>
            <w:rFonts w:ascii="Times New Roman" w:eastAsia="Times New Roman" w:hAnsi="Times New Roman" w:cs="Times New Roman"/>
            <w:color w:val="auto"/>
            <w:sz w:val="24"/>
            <w:szCs w:val="24"/>
            <w:lang w:val="en-CN" w:eastAsia="zh-CN"/>
          </w:rPr>
          <w:t>limited</w:t>
        </w:r>
      </w:ins>
      <w:del w:id="164" w:author="Microsoft Office User" w:date="2026-07-21T14:08:00Z">
        <w:r w:rsidDel="00A22C98">
          <w:delText>small</w:delText>
        </w:r>
      </w:del>
      <w:r/>
      <w:ins w:id="165" w:author="Microsoft Office User" w:date="2026-07-21T14:08:00Z">
        <w:r w:rsidR="00A22C98" w:rsidRPr="00A22C98">
          <w:rPr>
            <w:rFonts w:ascii="Times New Roman" w:eastAsia="Times New Roman" w:hAnsi="Times New Roman" w:cs="Times New Roman"/>
            <w:color w:val="auto"/>
            <w:sz w:val="24"/>
            <w:szCs w:val="24"/>
            <w:lang w:val="en-CN" w:eastAsia="zh-CN"/>
          </w:rPr>
          <w:t>warranting cautious interpretation of their absolute rankings</w:t>
        </w:r>
      </w:ins>
      <w:ins w:id="166" w:author="Microsoft Office User" w:date="2026-07-21T15:00:00Z">
        <w:r w:rsidR="006D37B7">
          <w:rPr>
            <w:rFonts w:ascii="Times New Roman" w:eastAsia="Times New Roman" w:hAnsi="Times New Roman" w:cs="Times New Roman"/>
            <w:color w:val="auto"/>
            <w:sz w:val="24"/>
            <w:szCs w:val="24"/>
            <w:lang w:val="en-CN" w:eastAsia="zh-CN"/>
          </w:rPr>
          <w:t xml:space="preserve"> (</w:t>
        </w:r>
        <w:r w:rsidR="006D37B7" w:rsidRPr="006D37B7">
          <w:rPr>
            <w:rFonts w:ascii="Times New Roman" w:eastAsia="Times New Roman" w:hAnsi="Times New Roman" w:cs="Times New Roman"/>
            <w:color w:val="auto"/>
            <w:sz w:val="24"/>
            <w:szCs w:val="24"/>
            <w:highlight w:val="yellow"/>
            <w:lang w:val="en-CN" w:eastAsia="zh-CN"/>
            <w:rPrChange w:id="167" w:author="Microsoft Office User" w:date="2026-07-21T15:02:00Z">
              <w:rPr>
                <w:rFonts w:ascii="Times New Roman" w:eastAsia="Times New Roman" w:hAnsi="Times New Roman" w:cs="Times New Roman"/>
                <w:color w:val="auto"/>
                <w:sz w:val="24"/>
                <w:szCs w:val="24"/>
                <w:lang w:val="en-CN" w:eastAsia="zh-CN"/>
              </w:rPr>
            </w:rPrChange>
          </w:rPr>
          <w:t>Table 2</w:t>
        </w:r>
        <w:r w:rsidR="006D37B7">
          <w:rPr>
            <w:rFonts w:ascii="Times New Roman" w:eastAsia="Times New Roman" w:hAnsi="Times New Roman" w:cs="Times New Roman"/>
            <w:color w:val="auto"/>
            <w:sz w:val="24"/>
            <w:szCs w:val="24"/>
            <w:lang w:val="en-CN" w:eastAsia="zh-CN"/>
          </w:rPr>
          <w:t>)</w:t>
        </w:r>
      </w:ins>
      <w:ins w:id="168" w:author="Microsoft Office User" w:date="2026-07-21T14:08:00Z">
        <w:r w:rsidR="00A22C98" w:rsidRPr="00A22C98">
          <w:rPr>
            <w:rFonts w:ascii="Times New Roman" w:eastAsia="Times New Roman" w:hAnsi="Times New Roman" w:cs="Times New Roman"/>
            <w:color w:val="auto"/>
            <w:sz w:val="24"/>
            <w:szCs w:val="24"/>
            <w:lang w:val="en-CN" w:eastAsia="zh-CN"/>
          </w:rPr>
          <w:t xml:space="preserve">. </w:t>
        </w:r>
      </w:ins>
      <w:del w:id="169" w:author="Microsoft Office User" w:date="2026-07-21T14:09:00Z">
        <w:r w:rsidDel="00A22C98">
          <w:delText>and their rankings should be interpreted with appropriate caution.</w:delText>
        </w:r>
      </w:del>
    </w:p>
    <w:p w14:paraId="77917960" w14:textId="77777777" w:rsidR="00A22C98" w:rsidRDefault="00A22C98">
      <w:pPr>
        <w:spacing w:line="240" w:lineRule="auto"/>
        <w:rPr>
          <w:ins w:id="170" w:author="Microsoft Office User" w:date="2026-07-21T14:12:00Z"/>
        </w:rPr>
        <w:pPrChange w:id="171" w:author="Microsoft Office User" w:date="2026-07-21T15:00:00Z">
          <w:pPr>
            <w:spacing w:after="60"/>
          </w:pPr>
        </w:pPrChange>
      </w:pPr>
      <w:ins w:id="172" w:author="Microsoft Office User" w:date="2026-07-21T14:10:00Z">
        <w:r w:rsidRPr="00A22C98">
          <w:rPr>
            <w:rFonts w:ascii="Times New Roman" w:eastAsia="Times New Roman" w:hAnsi="Times New Roman" w:cs="Times New Roman"/>
            <w:color w:val="auto"/>
            <w:sz w:val="24"/>
            <w:szCs w:val="24"/>
            <w:lang w:val="en-CN" w:eastAsia="zh-CN"/>
          </w:rPr>
          <w:t xml:space="preserve">Crucially, </w:t>
        </w:r>
      </w:ins>
      <w:del w:id="173" w:author="Microsoft Office User" w:date="2026-07-21T14:10:00Z">
        <w:r w:rsidDel="00A22C98">
          <w:delText xml:space="preserve">The cross-organ conservation ranking from </w:delText>
        </w:r>
      </w:del>
      <w:r>
        <w:t xml:space="preserve">CKI showed little agreement with standard metrics (Spearman r = -0.40 to +0.02, n = 59 pairs). </w:t>
      </w:r>
      <w:del w:id="174" w:author="Microsoft Office User" w:date="2026-07-21T14:10:00Z">
        <w:r w:rsidDel="00A22C98">
          <w:delText xml:space="preserve">rankings from </w:delText>
        </w:r>
      </w:del>
      <w:r/>
      <w:ins w:id="175" w:author="Microsoft Office User" w:date="2026-07-21T14:10:00Z">
        <w:r w:rsidRPr="00A22C98">
          <w:rPr>
            <w:rFonts w:ascii="Times New Roman" w:eastAsia="Times New Roman" w:hAnsi="Times New Roman" w:cs="Times New Roman"/>
            <w:color w:val="auto"/>
            <w:sz w:val="24"/>
            <w:szCs w:val="24"/>
            <w:lang w:val="en-CN" w:eastAsia="zh-CN"/>
          </w:rPr>
          <w:t>similarity</w:t>
        </w:r>
        <w:r>
          <w:t xml:space="preserve"> </w:t>
        </w:r>
      </w:ins>
      <w:r/>
      <w:ins w:id="176" w:author="Microsoft Office User" w:date="2026-07-20T21:57:00Z">
        <w:r w:rsidR="009C5BF9">
          <w:t>ρ</w:t>
        </w:r>
        <w:r w:rsidR="009C5BF9" w:rsidDel="009C5BF9">
          <w:t xml:space="preserve"> </w:t>
        </w:r>
      </w:ins>
      <w:del w:id="177" w:author="Microsoft Office User" w:date="2026-07-20T21:57:00Z">
        <w:r w:rsidDel="009C5BF9">
          <w:delText>r</w:delText>
        </w:r>
      </w:del>
      <w:r/>
    </w:p>
    <w:p w14:paraId="1E8CC732" w14:textId="2374BEDE" w:rsidR="005A7441" w:rsidRPr="00D43F2B" w:rsidRDefault="00A22C98">
      <w:pPr>
        <w:spacing w:line="240" w:lineRule="auto"/>
        <w:rPr>
          <w:rFonts w:ascii="Times New Roman" w:eastAsia="Times New Roman" w:hAnsi="Times New Roman" w:cs="Times New Roman"/>
          <w:color w:val="auto"/>
          <w:sz w:val="24"/>
          <w:szCs w:val="24"/>
          <w:lang w:val="en-CN" w:eastAsia="zh-CN"/>
          <w:rPrChange w:id="178" w:author="Microsoft Office User" w:date="2026-07-21T14:13:00Z">
            <w:rPr/>
          </w:rPrChange>
        </w:rPr>
        <w:pPrChange w:id="179" w:author="Microsoft Office User" w:date="2026-07-21T14:13:00Z">
          <w:pPr>
            <w:spacing w:after="60"/>
          </w:pPr>
        </w:pPrChange>
      </w:pPr>
      <w:ins w:id="180" w:author="Microsoft Office User" w:date="2026-07-21T14:12:00Z">
        <w:r w:rsidRPr="00A22C98">
          <w:rPr>
            <w:rFonts w:ascii="Times New Roman" w:eastAsia="Times New Roman" w:hAnsi="Times New Roman" w:cs="Times New Roman"/>
            <w:color w:val="auto"/>
            <w:sz w:val="24"/>
            <w:szCs w:val="24"/>
            <w:lang w:val="en-CN" w:eastAsia="zh-CN"/>
          </w:rPr>
          <w:t>This discordance arises from CKI’s explicit normalization by the neutral baseline (k</w:t>
        </w:r>
        <w:r>
          <w:rPr>
            <w:rFonts w:ascii="Times New Roman" w:eastAsia="Times New Roman" w:hAnsi="Times New Roman" w:cs="Times New Roman"/>
            <w:color w:val="auto"/>
            <w:sz w:val="24"/>
            <w:szCs w:val="24"/>
            <w:lang w:val="en-CN" w:eastAsia="zh-CN"/>
          </w:rPr>
          <w:t>_</w:t>
        </w:r>
        <w:r w:rsidRPr="00A22C98">
          <w:rPr>
            <w:rFonts w:ascii="Times New Roman" w:eastAsia="Times New Roman" w:hAnsi="Times New Roman" w:cs="Times New Roman"/>
            <w:color w:val="auto"/>
            <w:sz w:val="24"/>
            <w:szCs w:val="24"/>
            <w:lang w:val="en-CN" w:eastAsia="zh-CN"/>
          </w:rPr>
          <w:t>n​): populations may share highly expressed genes (high raw similarity), but if their neutral baselines differ, even modest functional divergence produces a high ω. By decoupling functional signals from neutral noise, CKI reveals organizational principles of the cellular ecosystem that conventional metrics miss.</w:t>
        </w:r>
      </w:ins>
      <w:del w:id="181" w:author="Microsoft Office User" w:date="2026-07-21T14:13:00Z">
        <w:r w:rsidDel="00D43F2B">
          <w:delText>This is because CKI explicitly normalizes: two cell populations might share similar highly expressed genes (yielding high Jaccard similarity), but if their neutral baseline k_n is low, even modest functional differences can produce a high ω. This normalization reveals patterns that raw expression similarity misses.</w:delText>
        </w:r>
      </w:del>
    </w:p>
    <w:p w14:paraId="19C294C5" w14:textId="77777777" w:rsidR="005A7441" w:rsidRDefault="00000000">
      <w:pPr>
        <w:pStyle w:val="Heading2"/>
        <w:spacing w:before="240" w:after="120"/>
      </w:pPr>
      <w:r>
        <w:rPr>
          <w:rFonts w:ascii="Arial" w:hAnsi="Arial"/>
          <w:color w:val="000000"/>
          <w:sz w:val="28"/>
        </w:rPr>
        <w:lastRenderedPageBreak/>
        <w:t>Brain regional analysis reveals cell-type differentiation gradients</w:t>
      </w:r>
    </w:p>
    <w:p w14:paraId="58D2079B" w14:textId="32096737" w:rsidR="005A7441" w:rsidRDefault="00000000">
      <w:pPr>
        <w:spacing w:after="60"/>
      </w:pPr>
      <w:r>
        <w:t xml:space="preserve">We applied CKI to the </w:t>
      </w:r>
      <w:proofErr w:type="spellStart"/>
      <w:r>
        <w:t>Siletti</w:t>
      </w:r>
      <w:proofErr w:type="spellEnd"/>
      <w:r>
        <w:t xml:space="preserve"> et al. human brain single-nucleus RNA-seq atlas </w: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 </w:instrTex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EN.CITE.DATA </w:instrText>
      </w:r>
      <w:r w:rsidR="0039368A">
        <w:fldChar w:fldCharType="end"/>
      </w:r>
      <w:r w:rsidR="0039368A">
        <w:fldChar w:fldCharType="separate"/>
      </w:r>
      <w:r w:rsidR="0039368A">
        <w:rPr>
          <w:noProof/>
        </w:rPr>
        <w:t>[9]</w:t>
      </w:r>
      <w:r w:rsidR="0039368A">
        <w:fldChar w:fldCharType="end"/>
      </w:r>
      <w:r>
        <w:t>, which profiles ~3.3 million nuclei across ~100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w:t>
      </w:r>
      <w:r w:rsidRPr="00FC30CA">
        <w:rPr>
          <w:highlight w:val="yellow"/>
          <w:rPrChange w:id="182" w:author="Microsoft Office User" w:date="2026-07-19T11:24:00Z">
            <w:rPr/>
          </w:rPrChange>
        </w:rPr>
        <w:t>Fig. 6</w:t>
      </w:r>
      <w:ins w:id="183" w:author="Microsoft Office User" w:date="2026-07-20T10:14:00Z">
        <w:r w:rsidR="00B84F14">
          <w:t>A</w:t>
        </w:r>
      </w:ins>
      <w:ins w:id="184" w:author="Microsoft Office User" w:date="2026-07-21T16:28:00Z">
        <w:r w:rsidR="007811AF">
          <w:t xml:space="preserve">, </w:t>
        </w:r>
        <w:r w:rsidR="007811AF" w:rsidRPr="00B223C3">
          <w:rPr>
            <w:highlight w:val="yellow"/>
          </w:rPr>
          <w:t>Supplementary Fig. S</w:t>
        </w:r>
        <w:r w:rsidR="007811AF">
          <w:t>4</w:t>
        </w:r>
      </w:ins>
      <w:r>
        <w:t>).</w:t>
      </w:r>
    </w:p>
    <w:p w14:paraId="0C7AAE70" w14:textId="37AC2296" w:rsidR="005A7441" w:rsidRDefault="00000000">
      <w:pPr>
        <w:spacing w:after="60"/>
      </w:pPr>
      <w:r>
        <w:t>The analysis revealed a striking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ins w:id="185" w:author="Microsoft Office User" w:date="2026-07-19T12:01:00Z">
        <w:r w:rsidR="0085574C">
          <w:t xml:space="preserve"> </w:t>
        </w:r>
      </w:ins>
      <w:ins w:id="186" w:author="Microsoft Office User" w:date="2026-07-19T11:25:00Z">
        <w:r w:rsidR="00FC30CA">
          <w:t>(</w:t>
        </w:r>
        <w:r w:rsidR="00FC30CA" w:rsidRPr="00B223C3">
          <w:rPr>
            <w:highlight w:val="yellow"/>
          </w:rPr>
          <w:t>Fig. 6</w:t>
        </w:r>
        <w:r w:rsidR="00FC30CA">
          <w:rPr>
            <w:rFonts w:hint="eastAsia"/>
            <w:highlight w:val="yellow"/>
            <w:lang w:eastAsia="zh-CN"/>
          </w:rPr>
          <w:t>B</w:t>
        </w:r>
        <w:r w:rsidR="00FC30CA">
          <w:t>)</w:t>
        </w:r>
      </w:ins>
      <w:r>
        <w:t>.</w:t>
      </w:r>
    </w:p>
    <w:p w14:paraId="5982AC18" w14:textId="39DC4C98" w:rsidR="005A7441" w:rsidRDefault="00000000">
      <w:pPr>
        <w:spacing w:after="60"/>
      </w:pPr>
      <w: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w:t>
      </w:r>
      <w:ins w:id="187" w:author="Microsoft Office User" w:date="2026-07-20T10:55:00Z">
        <w:r w:rsidR="00B84F14" w:rsidRPr="00B84F14">
          <w:t xml:space="preserve"> </w:t>
        </w:r>
      </w:ins>
      <w:ins w:id="188" w:author="Microsoft Office User" w:date="2026-07-20T11:04:00Z">
        <w:r w:rsidR="00B84F14" w:rsidRPr="00B84F14">
          <w:t xml:space="preserve">Notably, </w:t>
        </w:r>
        <w:r w:rsidR="00B84F14">
          <w:rPr>
            <w:rFonts w:hint="eastAsia"/>
            <w:lang w:eastAsia="zh-CN"/>
          </w:rPr>
          <w:t>t</w:t>
        </w:r>
      </w:ins>
      <w:ins w:id="189" w:author="Microsoft Office User" w:date="2026-07-20T11:03:00Z">
        <w:r w:rsidR="00B84F14" w:rsidRPr="00B84F14">
          <w:t xml:space="preserve">he ω heatmap across 9 anatomically defined brain regions​ reveals significant inter-regional divergence among astrocytes, with peak values reaching 11.2 between specific region pairs (e.g., A19–A25) that highlight pronounced functional specialization, whereas distinct low-ω clusters—particularly along the diagonal and within thalamic/hippocampal subregions—indicate transcriptional conservation consistent with shared developmental constraints. </w:t>
        </w:r>
      </w:ins>
      <w:ins w:id="190" w:author="Microsoft Office User" w:date="2026-07-20T10:55:00Z">
        <w:r w:rsidR="00B84F14">
          <w:t>(</w:t>
        </w:r>
        <w:r w:rsidR="00B84F14" w:rsidRPr="00B223C3">
          <w:rPr>
            <w:highlight w:val="yellow"/>
          </w:rPr>
          <w:t>Fig. 6</w:t>
        </w:r>
        <w:r w:rsidR="00B84F14">
          <w:rPr>
            <w:rFonts w:hint="eastAsia"/>
            <w:highlight w:val="yellow"/>
            <w:lang w:eastAsia="zh-CN"/>
          </w:rPr>
          <w:t>C</w:t>
        </w:r>
        <w:r w:rsidR="00B84F14">
          <w:t>)</w:t>
        </w:r>
      </w:ins>
    </w:p>
    <w:p w14:paraId="0510F169" w14:textId="3D249535" w:rsidR="005A7441" w:rsidRDefault="00000000">
      <w:pPr>
        <w:spacing w:after="60"/>
      </w:pPr>
      <w:r>
        <w:t xml:space="preserve">The cross-region ω gradient provides a computational framework for inferring shared transcriptional history between brain regions. Two non-mutually-exclusive mechanisms can generate low inter-regional ω: (1) recent or ongoing migration between regions, where insufficient time has elapsed for transcriptional divergence to accumulate; and (2) shared developmental origin, where sister populations inherit similar transcriptional programs that persist into adulthood. As our subsequent analysis shows, the majority of Strong signals are better explained by developmental origin than by active migration.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w:t>
      </w:r>
      <w:ins w:id="191" w:author="Microsoft Office User" w:date="2026-07-19T11:44:00Z">
        <w:r w:rsidR="00D72AFD" w:rsidRPr="00921CAA">
          <w:t xml:space="preserve">Crucially, this approach supplies an orthogonal, transcriptome-based </w:t>
        </w:r>
        <w:r w:rsidR="00D72AFD" w:rsidRPr="00921CAA">
          <w:lastRenderedPageBreak/>
          <w:t>readout of migration history from static adult tissue, complementing insights obtained by direct lineage tracing.</w:t>
        </w:r>
      </w:ins>
      <w:del w:id="192" w:author="Microsoft Office User" w:date="2026-07-19T11:44:00Z">
        <w:r w:rsidDel="00D72AFD">
          <w:delText>This approach complements lineage tracing and developmental studies by providing an orthogonal transcriptomic readout of migration history.</w:delText>
        </w:r>
      </w:del>
    </w:p>
    <w:p w14:paraId="7609F0B4" w14:textId="77777777" w:rsidR="005A7441" w:rsidRDefault="00000000">
      <w:pPr>
        <w:pStyle w:val="Heading2"/>
        <w:spacing w:before="240" w:after="120"/>
      </w:pPr>
      <w:r>
        <w:rPr>
          <w:rFonts w:ascii="Arial" w:hAnsi="Arial"/>
          <w:color w:val="000000"/>
          <w:sz w:val="28"/>
        </w:rPr>
        <w:t>CKI detects putative inter-regional migration events</w:t>
      </w:r>
    </w:p>
    <w:p w14:paraId="766425FE" w14:textId="77777777" w:rsidR="005A7441" w:rsidRDefault="00000000">
      <w:pPr>
        <w:spacing w:after="60"/>
      </w:pPr>
      <w:r>
        <w:t>Low CKI ω between a cell type across two brain regions indicates transcriptomic similarity beyond neutral expectation. We systematically cross-validated Strong candidate signals against the developmental neuroscience literature and identified three distinct biological mechanisms underlying low inter-regional ω: (</w:t>
      </w:r>
      <w:proofErr w:type="spellStart"/>
      <w:r>
        <w:t>i</w:t>
      </w:r>
      <w:proofErr w:type="spellEnd"/>
      <w:r>
        <w:t>)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and (iii)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14:paraId="7B12842B" w14:textId="6A72C7A8" w:rsidR="005A7441" w:rsidRDefault="00000000">
      <w:pPr>
        <w:spacing w:after="60"/>
      </w:pPr>
      <w:r>
        <w:t>To formalize migration inference, we designed a multiplicative model: for each (</w:t>
      </w:r>
      <w:proofErr w:type="spellStart"/>
      <w:r>
        <w:t>cell_type</w:t>
      </w:r>
      <w:proofErr w:type="spellEnd"/>
      <w:r>
        <w:t xml:space="preserve">, </w:t>
      </w:r>
      <w:proofErr w:type="spellStart"/>
      <w:r>
        <w:t>region_pair</w:t>
      </w:r>
      <w:proofErr w:type="spellEnd"/>
      <w:r>
        <w:t xml:space="preserve">) combination, </w:t>
      </w:r>
      <w:proofErr w:type="spellStart"/>
      <w:r>
        <w:t>expected_ω</w:t>
      </w:r>
      <w:proofErr w:type="spellEnd"/>
      <w:r>
        <w:t xml:space="preserve"> = </w:t>
      </w:r>
      <w:proofErr w:type="spellStart"/>
      <w:r>
        <w:t>μ_ct</w:t>
      </w:r>
      <w:proofErr w:type="spellEnd"/>
      <w:r>
        <w:t xml:space="preserve"> × </w:t>
      </w:r>
      <w:proofErr w:type="spellStart"/>
      <w:r>
        <w:t>μ_pair</w:t>
      </w:r>
      <w:proofErr w:type="spellEnd"/>
      <w:r>
        <w:t xml:space="preserve"> / </w:t>
      </w:r>
      <w:proofErr w:type="spellStart"/>
      <w:r>
        <w:t>μ_grand</w:t>
      </w:r>
      <w:proofErr w:type="spellEnd"/>
      <w:r>
        <w:t xml:space="preserve">, where </w:t>
      </w:r>
      <w:proofErr w:type="spellStart"/>
      <w:r>
        <w:t>μ_ct</w:t>
      </w:r>
      <w:proofErr w:type="spellEnd"/>
      <w:r>
        <w:t xml:space="preserve"> is the cell type's global mean ω, </w:t>
      </w:r>
      <w:proofErr w:type="spellStart"/>
      <w:r>
        <w:t>μ_pair</w:t>
      </w:r>
      <w:proofErr w:type="spellEnd"/>
      <w:r>
        <w:t xml:space="preserve"> is the region pair's mean ω, and </w:t>
      </w:r>
      <w:proofErr w:type="spellStart"/>
      <w:r>
        <w:t>μ_grand</w:t>
      </w:r>
      <w:proofErr w:type="spellEnd"/>
      <w:r>
        <w:t xml:space="preserve">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and pair median ω &gt; 20), Moderate (</w:t>
      </w:r>
      <w:commentRangeStart w:id="193"/>
      <w:r>
        <w:t>residual &lt; 0.5</w:t>
      </w:r>
      <w:commentRangeEnd w:id="193"/>
      <w:r w:rsidR="000B63E5">
        <w:rPr>
          <w:rStyle w:val="CommentReference"/>
        </w:rPr>
        <w:commentReference w:id="193"/>
      </w:r>
      <w:r>
        <w:t>, ω &lt; 25), and Weak (residual &lt; 0.75, ω &lt; 35)</w:t>
      </w:r>
      <w:ins w:id="194" w:author="Microsoft Office User" w:date="2026-07-21T17:32:00Z">
        <w:r w:rsidR="007026B8">
          <w:rPr>
            <w:rFonts w:hint="eastAsia"/>
            <w:lang w:eastAsia="zh-CN"/>
          </w:rPr>
          <w:t>（</w:t>
        </w:r>
        <w:r w:rsidR="00C40739" w:rsidRPr="00B223C3">
          <w:rPr>
            <w:highlight w:val="yellow"/>
          </w:rPr>
          <w:t>Supplementary Fig. S</w:t>
        </w:r>
        <w:r w:rsidR="007026B8">
          <w:t>5</w:t>
        </w:r>
        <w:r w:rsidR="007026B8">
          <w:rPr>
            <w:rFonts w:hint="eastAsia"/>
            <w:lang w:eastAsia="zh-CN"/>
          </w:rPr>
          <w:t>）</w:t>
        </w:r>
      </w:ins>
      <w:r>
        <w:t>.</w:t>
      </w:r>
    </w:p>
    <w:p w14:paraId="1065726A" w14:textId="3EF8B978" w:rsidR="005A7441" w:rsidRDefault="00000000">
      <w:pPr>
        <w:spacing w:after="60"/>
      </w:pPr>
      <w:r>
        <w:t>Among 31,764 cross-region comparisons, 30 (0.09%) were classified as Strong migration candidates: Astrocyte, fibroblast, microglia, oligodendrocyte, and vascular cells. Another 1,247 pairs (3.93%) were Moderate candidates, and 6,567 (20.67%) were Weak candidates</w:t>
      </w:r>
      <w:ins w:id="195" w:author="Microsoft Office User" w:date="2026-07-19T12:01:00Z">
        <w:r w:rsidR="0085574C">
          <w:t>(</w:t>
        </w:r>
        <w:r w:rsidR="0085574C" w:rsidRPr="00B223C3">
          <w:rPr>
            <w:highlight w:val="yellow"/>
          </w:rPr>
          <w:t>Fig. 6</w:t>
        </w:r>
        <w:r w:rsidR="0085574C">
          <w:rPr>
            <w:rFonts w:hint="eastAsia"/>
            <w:highlight w:val="yellow"/>
            <w:lang w:eastAsia="zh-CN"/>
          </w:rPr>
          <w:t>D</w:t>
        </w:r>
        <w:r w:rsidR="0085574C">
          <w:t>)</w:t>
        </w:r>
      </w:ins>
      <w:r>
        <w:t>. By cell type, the Strong candidate counts reflect a combination of regional adjacency, shared developmental origins, and ongoing cellular interchange.</w:t>
      </w:r>
    </w:p>
    <w:p w14:paraId="1EE30BAD" w14:textId="77777777" w:rsidR="005A7441" w:rsidRDefault="00000000">
      <w:pPr>
        <w:pStyle w:val="Heading3"/>
        <w:spacing w:before="240" w:after="120"/>
      </w:pPr>
      <w:r>
        <w:rPr>
          <w:rFonts w:ascii="Arial" w:hAnsi="Arial"/>
          <w:color w:val="000000"/>
          <w:sz w:val="24"/>
        </w:rPr>
        <w:t>OPCs: key negative control validates method specificity</w:t>
      </w:r>
    </w:p>
    <w:p w14:paraId="0743A40C" w14:textId="5E6A6084" w:rsidR="005A7441" w:rsidRDefault="00000000">
      <w:pPr>
        <w:spacing w:after="60"/>
      </w:pPr>
      <w:r>
        <w:t xml:space="preserve">Oligodendrocyte precursor cells (OPCs) are the most actively migrating cells in the adult CNS, continuously surveilling their environment along vascular scaffolds </w:t>
      </w:r>
      <w:r w:rsidR="0039368A">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 </w:instrText>
      </w:r>
      <w:r w:rsidR="00C34668">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EN.CITE.DATA </w:instrText>
      </w:r>
      <w:r w:rsidR="00C34668">
        <w:fldChar w:fldCharType="end"/>
      </w:r>
      <w:r w:rsidR="0039368A">
        <w:fldChar w:fldCharType="separate"/>
      </w:r>
      <w:r w:rsidR="00C34668">
        <w:rPr>
          <w:noProof/>
        </w:rPr>
        <w:t>[20,21]</w:t>
      </w:r>
      <w:r w:rsidR="0039368A">
        <w:fldChar w:fldCharType="end"/>
      </w:r>
      <w:r>
        <w:t xml:space="preserve">. Yet CKI detected 0 Strong signals among 5,671 OPC cross-region comparisons—a finding that provides a critical orthogonal validation of the multiplicative residual model. Importantly, this result is not circular: the residual model uses each cell type's own global mean ω as the expected baseline, so a high-ω cell type like OPCs (ω = 7.65) would need to show anomalously low ω in specific region pairs to trigger a Strong signal. Among all 5,671 OPC comparisons, 93.6% (5,310/5,671) had ω &lt; 15, yet none met the stringent Strong criteria (residual &lt; 0.3, ω &lt; 15, lowest ω in the region pair, and pair median ω &gt; 20), demonstrating that the model requires more than just low absolute ω values—it demands deviation from cell-type-specific and region-pair-specific expectations. We acknowledge that OPCs' high global ω (7.65), reflecting their mixed progenitor/differentiated composition, raises the detection threshold: a Strong signal requires that a specific region pair's ω falls substantially below this elevated baseline. This could theoretically reduce sensitivity to genuine migration signals in cell types with high intrinsic heterogeneity. However, the 93.6% of OPC pairs with ω &lt; 15 confirms that most region pairs already satisfy the absolute ω constraint; the absence of Strong signals is therefore attributable to the residual criterion rather than the ω filter alone. The model is not simply detecting high ω values or absolute transcriptional differences; it identifies cell-type/region-pair combinations where the observed selective remodeling is strikingly below what the cell type's global plasticity and the region pair's background divergence would jointly predict. OPCs have a high global mean ω (7.65) because their transcriptional program includes both progenitor and differentiation states; their 87 Moderate signals (residual &lt; 0.5) and 1,002 Weak signals (residual &lt; 0.75) likely reflect the balance between shared developmental origins and ongoing regional maturation </w:t>
      </w:r>
      <w:r w:rsidR="0039368A">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39368A">
        <w:fldChar w:fldCharType="separate"/>
      </w:r>
      <w:r w:rsidR="00C34668">
        <w:rPr>
          <w:noProof/>
        </w:rPr>
        <w:t>[22]</w:t>
      </w:r>
      <w:r w:rsidR="0039368A">
        <w:fldChar w:fldCharType="end"/>
      </w:r>
      <w:r>
        <w:t xml:space="preserve">. The complete absence of Strong signals despite OPCs being the brain's most motile cell type demonstrates that the residual </w:t>
      </w:r>
      <w:r>
        <w:lastRenderedPageBreak/>
        <w:t>model differentiates between broad baseline motility and specific transcriptional signatures of developmental history.</w:t>
      </w:r>
    </w:p>
    <w:p w14:paraId="48F91CAD" w14:textId="77777777" w:rsidR="005A7441" w:rsidRDefault="00000000">
      <w:pPr>
        <w:pStyle w:val="Heading3"/>
        <w:spacing w:before="240" w:after="120"/>
      </w:pPr>
      <w:r>
        <w:rPr>
          <w:rFonts w:ascii="Arial" w:hAnsi="Arial"/>
          <w:color w:val="000000"/>
          <w:sz w:val="24"/>
        </w:rPr>
        <w:t>Oligodendrocytes: developmental origin rather than migration</w:t>
      </w:r>
    </w:p>
    <w:p w14:paraId="17CDFB28" w14:textId="0530821D" w:rsidR="005A7441" w:rsidRDefault="00000000">
      <w:pPr>
        <w:spacing w:after="60"/>
      </w:pPr>
      <w:r>
        <w:t>Mature oligodendrocytes contributed 10 Strong signals (residual 0.237–0.292), yet the prevailing view is that adult oligodendrocytes do not migrate between brain regions. We note that our initial analytical framework was designed to detect migration signatures; the developmental origin interpretation emerged from post-hoc cross-validation against the literature. We systematically cross-validated all 10 Strong signals against the developmental neurobiology literature. Strikingly, all 10 signals involved cortex/thalamus (A13/A14/A19/A32/A40/</w:t>
      </w:r>
      <w:proofErr w:type="spellStart"/>
      <w:r>
        <w:t>Idg</w:t>
      </w:r>
      <w:proofErr w:type="spellEnd"/>
      <w:r>
        <w:t xml:space="preserve"> vs. </w:t>
      </w:r>
      <w:proofErr w:type="spellStart"/>
      <w:r>
        <w:t>Pul</w:t>
      </w:r>
      <w:proofErr w:type="spellEnd"/>
      <w:r>
        <w:t>/LP) or brainstem-internal (</w:t>
      </w:r>
      <w:proofErr w:type="spellStart"/>
      <w:r>
        <w:t>MoRF-MoEN</w:t>
      </w:r>
      <w:proofErr w:type="spellEnd"/>
      <w:r>
        <w:t xml:space="preserve"> vs. </w:t>
      </w:r>
      <w:proofErr w:type="spellStart"/>
      <w:r>
        <w:t>PnRF</w:t>
      </w:r>
      <w:proofErr w:type="spellEnd"/>
      <w:r>
        <w:t xml:space="preserve">) pairings—precisely the anatomical boundaries between dorsal- and ventral-derived oligodendrocyte populations. Foerster et al. </w:t>
      </w:r>
      <w:r w:rsidR="0039368A">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39368A">
        <w:fldChar w:fldCharType="separate"/>
      </w:r>
      <w:r w:rsidR="00C34668">
        <w:rPr>
          <w:noProof/>
        </w:rPr>
        <w:t>[22]</w:t>
      </w:r>
      <w:r w:rsidR="0039368A">
        <w:fldChar w:fldCharType="end"/>
      </w:r>
      <w:r>
        <w:t xml:space="preserve">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w:t>
      </w:r>
      <w:proofErr w:type="spellStart"/>
      <w:r>
        <w:t>Pul</w:t>
      </w:r>
      <w:proofErr w:type="spellEnd"/>
      <w:r>
        <w:t xml:space="preserve">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14:paraId="5428ECFF" w14:textId="77777777" w:rsidR="005A7441" w:rsidRDefault="00000000">
      <w:pPr>
        <w:pStyle w:val="Heading3"/>
        <w:spacing w:before="240" w:after="120"/>
      </w:pPr>
      <w:r>
        <w:rPr>
          <w:rFonts w:ascii="Arial" w:hAnsi="Arial"/>
          <w:color w:val="000000"/>
          <w:sz w:val="24"/>
        </w:rPr>
        <w:t>Astrocytes: regional specialization with developmental origins</w:t>
      </w:r>
    </w:p>
    <w:p w14:paraId="4118C6B5" w14:textId="7D4304FE" w:rsidR="005A7441" w:rsidRPr="00B14220" w:rsidRDefault="00000000">
      <w:pPr>
        <w:spacing w:after="60"/>
        <w:rPr>
          <w:color w:val="auto"/>
        </w:rPr>
      </w:pPr>
      <w:r>
        <w:t xml:space="preserve">Astrocytes showed the highest global ω (14.36) yet contributed 6 Strong signals, all concentrated in thalamic subnuclei (VLN-VPL, CM-VPL, </w:t>
      </w:r>
      <w:proofErr w:type="spellStart"/>
      <w:r>
        <w:t>Pul</w:t>
      </w:r>
      <w:proofErr w:type="spellEnd"/>
      <w:r>
        <w:t>-VPL, LP-VPL-MN), hippocampal subfields (CA2-3 vs. DG-CA4), and cerebellar lobules (CBL vs. CBV)</w:t>
      </w:r>
      <w:ins w:id="196" w:author="Microsoft Office User" w:date="2026-07-20T10:00:00Z">
        <w:r w:rsidR="008A1A74" w:rsidRPr="008A1A74">
          <w:t xml:space="preserve"> </w:t>
        </w:r>
        <w:r w:rsidR="008A1A74">
          <w:t>(</w:t>
        </w:r>
        <w:r w:rsidR="008A1A74" w:rsidRPr="00B223C3">
          <w:rPr>
            <w:highlight w:val="yellow"/>
          </w:rPr>
          <w:t>Fig. 6</w:t>
        </w:r>
        <w:r w:rsidR="008A1A74">
          <w:rPr>
            <w:rFonts w:hint="eastAsia"/>
            <w:highlight w:val="yellow"/>
            <w:lang w:eastAsia="zh-CN"/>
          </w:rPr>
          <w:t>E</w:t>
        </w:r>
        <w:r w:rsidR="008A1A74">
          <w:t>)</w:t>
        </w:r>
      </w:ins>
      <w:r>
        <w:t xml:space="preserve">.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w:t>
      </w:r>
      <w:proofErr w:type="spellStart"/>
      <w:r>
        <w:t>Reeber</w:t>
      </w:r>
      <w:proofErr w:type="spellEnd"/>
      <w:r>
        <w:t xml:space="preserve"> et al.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xml:space="preserve">. </w:t>
      </w:r>
      <w:r w:rsidRPr="00B14220">
        <w:rPr>
          <w:color w:val="auto"/>
        </w:rPr>
        <w:t>Endo et al. demonstrated that Tcf4 controls astrocyte allocation during cortical development</w:t>
      </w:r>
      <w:r w:rsidR="008A1A74">
        <w:rPr>
          <w:color w:val="auto"/>
        </w:rPr>
        <w:t xml:space="preserve"> </w:t>
      </w:r>
      <w:r w:rsidR="008A1A74" w:rsidRPr="00B14220">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 </w:instrText>
      </w:r>
      <w:r w:rsidR="008A1A74">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EN.CITE.DATA </w:instrText>
      </w:r>
      <w:r w:rsidR="008A1A74">
        <w:rPr>
          <w:color w:val="auto"/>
        </w:rPr>
      </w:r>
      <w:r w:rsidR="008A1A74">
        <w:rPr>
          <w:color w:val="auto"/>
        </w:rPr>
        <w:fldChar w:fldCharType="end"/>
      </w:r>
      <w:r w:rsidR="008A1A74" w:rsidRPr="00B14220">
        <w:rPr>
          <w:color w:val="auto"/>
        </w:rPr>
      </w:r>
      <w:r w:rsidR="008A1A74" w:rsidRPr="00B14220">
        <w:rPr>
          <w:color w:val="auto"/>
        </w:rPr>
        <w:fldChar w:fldCharType="separate"/>
      </w:r>
      <w:r w:rsidR="008A1A74">
        <w:rPr>
          <w:noProof/>
          <w:color w:val="auto"/>
        </w:rPr>
        <w:t>[24]</w:t>
      </w:r>
      <w:r w:rsidR="008A1A74" w:rsidRPr="00B14220">
        <w:rPr>
          <w:color w:val="auto"/>
        </w:rPr>
        <w:fldChar w:fldCharType="end"/>
      </w:r>
      <w:r w:rsidRPr="00B14220">
        <w:rPr>
          <w:color w:val="auto"/>
        </w:rPr>
        <w:t>; our results extend this principle to subcortical structures, showing that compartmentalized astrogenesis leaves persistent transcriptional signatures detectable by CKI across the entire brain.</w:t>
      </w:r>
    </w:p>
    <w:p w14:paraId="6E8BDFF3" w14:textId="77777777" w:rsidR="005A7441" w:rsidRDefault="00000000">
      <w:pPr>
        <w:pStyle w:val="Heading3"/>
        <w:spacing w:before="240" w:after="120"/>
      </w:pPr>
      <w:r>
        <w:rPr>
          <w:rFonts w:ascii="Arial" w:hAnsi="Arial"/>
          <w:color w:val="000000"/>
          <w:sz w:val="24"/>
        </w:rPr>
        <w:lastRenderedPageBreak/>
        <w:t>Bergmann glia: cerebellar molecular topography</w:t>
      </w:r>
    </w:p>
    <w:p w14:paraId="071B5116" w14:textId="039F12DF" w:rsidR="005A7441" w:rsidRDefault="00000000">
      <w:pPr>
        <w:spacing w:after="60"/>
      </w:pPr>
      <w:r>
        <w:t xml:space="preserve">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14:paraId="3E026A5F" w14:textId="77777777" w:rsidR="005A7441" w:rsidRDefault="00000000">
      <w:pPr>
        <w:pStyle w:val="Heading3"/>
        <w:spacing w:before="240" w:after="120"/>
      </w:pPr>
      <w:r>
        <w:rPr>
          <w:rFonts w:ascii="Arial" w:hAnsi="Arial"/>
          <w:color w:val="000000"/>
          <w:sz w:val="24"/>
        </w:rPr>
        <w:t>Microglia: developmental colonization wave boundaries</w:t>
      </w:r>
    </w:p>
    <w:p w14:paraId="7DB78CE2" w14:textId="2D692966" w:rsidR="005A7441" w:rsidRDefault="00000000">
      <w:pPr>
        <w:spacing w:after="60"/>
      </w:pPr>
      <w:r>
        <w:t xml:space="preserve">Microglia contributed 10 Strong signals despite the prevailing view that adult microglia are maintained by local self-renewal with minimal inter-regional migration </w:t>
      </w:r>
      <w:r w:rsidR="0039368A">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 </w:instrText>
      </w:r>
      <w:r w:rsidR="00C34668">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EN.CITE.DATA </w:instrText>
      </w:r>
      <w:r w:rsidR="00C34668">
        <w:fldChar w:fldCharType="end"/>
      </w:r>
      <w:r w:rsidR="0039368A">
        <w:fldChar w:fldCharType="separate"/>
      </w:r>
      <w:r w:rsidR="00C34668">
        <w:rPr>
          <w:noProof/>
        </w:rPr>
        <w:t>[25]</w:t>
      </w:r>
      <w:r w:rsidR="0039368A">
        <w:fldChar w:fldCharType="end"/>
      </w:r>
      <w:r>
        <w:t xml:space="preserve">. We interpret these signals as developmental colonization residuals—transcriptomic boundaries between microglial populations that entered the brain through distinct embryonic entry routes. </w:t>
      </w:r>
      <w:proofErr w:type="spellStart"/>
      <w:r>
        <w:t>Shemer</w:t>
      </w:r>
      <w:proofErr w:type="spellEnd"/>
      <w:r>
        <w:t xml:space="preserve"> and Jung </w:t>
      </w:r>
      <w:r w:rsidR="0039368A">
        <w:fldChar w:fldCharType="begin"/>
      </w:r>
      <w:r w:rsidR="00C34668">
        <w:instrText xml:space="preserve"> ADDIN EN.CITE &lt;EndNote&gt;&lt;Cite&gt;&lt;Author&gt;Shemer&lt;/Author&gt;&lt;Year&gt;2024&lt;/Year&gt;&lt;RecNum&gt;119&lt;/RecNum&gt;&lt;DisplayText&gt;[26]&lt;/DisplayText&gt;&lt;record&gt;&lt;rec-number&gt;119&lt;/rec-number&gt;&lt;foreign-keys&gt;&lt;key app="EN" db-id="r5zatf9e3xse5ce9vdmpwvaeerwrttx055ps" timestamp="1784260729"&gt;119&lt;/key&gt;&lt;/foreign-keys&gt;&lt;ref-type name="Journal Article"&gt;17&lt;/ref-type&gt;&lt;contributors&gt;&lt;authors&gt;&lt;author&gt;Shemer, A.&lt;/author&gt;&lt;author&gt;Jung, S.&lt;/author&gt;&lt;/authors&gt;&lt;/contributors&gt;&lt;titles&gt;&lt;title&gt;The molecular determinants of microglial developmental colonization&lt;/title&gt;&lt;secondary-title&gt;Nat. Rev. Neurosci.&lt;/secondary-title&gt;&lt;/titles&gt;&lt;periodical&gt;&lt;full-title&gt;Nat. Rev. Neurosci.&lt;/full-title&gt;&lt;/periodical&gt;&lt;pages&gt;414-427&lt;/pages&gt;&lt;volume&gt;25&lt;/volume&gt;&lt;dates&gt;&lt;year&gt;2024&lt;/year&gt;&lt;/dates&gt;&lt;urls&gt;&lt;related-urls&gt;&lt;url&gt;https://doi.org/10.1038/s41583-024-00808-6&lt;/url&gt;&lt;/related-urls&gt;&lt;/urls&gt;&lt;electronic-resource-num&gt;10.1038/s41583-024-00808-6&lt;/electronic-resource-num&gt;&lt;/record&gt;&lt;/Cite&gt;&lt;/EndNote&gt;</w:instrText>
      </w:r>
      <w:r w:rsidR="0039368A">
        <w:fldChar w:fldCharType="separate"/>
      </w:r>
      <w:r w:rsidR="00C34668">
        <w:rPr>
          <w:noProof/>
        </w:rPr>
        <w:t>[26]</w:t>
      </w:r>
      <w:r w:rsidR="0039368A">
        <w:fldChar w:fldCharType="end"/>
      </w:r>
      <w:r>
        <w:t xml:space="preserve"> comprehensively reviewed the molecular determinants of microglial developmental colonization, identifying three major invasion routes: the pial surface, the ventricular zone, and the vasculature. Critically, colonization proceeds in a rostral-to-caudal wave, with forebrain regions colonized earlier than midbrain and hindbrain structures. </w:t>
      </w:r>
      <w:proofErr w:type="spellStart"/>
      <w:r>
        <w:t>Menassa</w:t>
      </w:r>
      <w:proofErr w:type="spellEnd"/>
      <w:r>
        <w:t xml:space="preserve"> et al. </w:t>
      </w:r>
      <w:r w:rsidR="00144116">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EN.CITE.DATA </w:instrText>
      </w:r>
      <w:r w:rsidR="00C34668">
        <w:fldChar w:fldCharType="end"/>
      </w:r>
      <w:r w:rsidR="00144116">
        <w:fldChar w:fldCharType="separate"/>
      </w:r>
      <w:r w:rsidR="00C34668">
        <w:rPr>
          <w:noProof/>
        </w:rPr>
        <w:t>[27]</w:t>
      </w:r>
      <w:r w:rsidR="00144116">
        <w:fldChar w:fldCharType="end"/>
      </w:r>
      <w:r>
        <w:t xml:space="preserve"> confirmed this spatiotemporal gradient in human fetal brain, showing that microglial density peaks in the cortical subplate at mid-gestation before declining as cells redistribute. Barry-Carroll et al. </w:t>
      </w:r>
      <w:r w:rsidR="00144116">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 </w:instrText>
      </w:r>
      <w:r w:rsidR="00C34668">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EN.CITE.DATA </w:instrText>
      </w:r>
      <w:r w:rsidR="00C34668">
        <w:fldChar w:fldCharType="end"/>
      </w:r>
      <w:r w:rsidR="00144116">
        <w:fldChar w:fldCharType="separate"/>
      </w:r>
      <w:r w:rsidR="00C34668">
        <w:rPr>
          <w:noProof/>
        </w:rPr>
        <w:t>[28]</w:t>
      </w:r>
      <w:r w:rsidR="00144116">
        <w:fldChar w:fldCharType="end"/>
      </w:r>
      <w:r>
        <w:t xml:space="preserve">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w:t>
      </w:r>
      <w:proofErr w:type="spellStart"/>
      <w:r>
        <w:t>DTg</w:t>
      </w:r>
      <w:proofErr w:type="spellEnd"/>
      <w:r>
        <w:t xml:space="preserve">, </w:t>
      </w:r>
      <w:proofErr w:type="spellStart"/>
      <w:r>
        <w:t>PnAN</w:t>
      </w:r>
      <w:proofErr w:type="spellEnd"/>
      <w:r>
        <w:t xml:space="preserve">, </w:t>
      </w:r>
      <w:proofErr w:type="spellStart"/>
      <w:r>
        <w:t>PnEN</w:t>
      </w:r>
      <w:proofErr w:type="spellEnd"/>
      <w:r>
        <w:t xml:space="preserve">, </w:t>
      </w:r>
      <w:proofErr w:type="spellStart"/>
      <w:r>
        <w:t>MoRF-MoEN</w:t>
      </w:r>
      <w:proofErr w:type="spellEnd"/>
      <w:r>
        <w:t xml:space="preserve">). The inferior colliculus (IC), a midbrain auditory relay, appears in 4 of 10 Strong pairs and we propose that IC represents a contact zone where forebrain-derived and hindbrain-derived microglial colonization waves meet. </w:t>
      </w:r>
      <w:proofErr w:type="spellStart"/>
      <w:r>
        <w:t>DTg</w:t>
      </w:r>
      <w:proofErr w:type="spellEnd"/>
      <w:r>
        <w:t xml:space="preserve"> (dorsal tegmental nucleus) vs. SN (substantia nigra), the single strongest signal (residual = 0.132), lies entirely within the mesencephalon—a region that receives microglial progenitors from both the pial surface and ventricular routes, potentially creating mixed-origin populations with shared transcriptional programs. This hypothesis—that CKI detects colonization wave boundaries from adult transcriptomic data—provides a testable framework for future developmental transcriptomic studies and suggests that adult microglial regional heterogeneity retains a persistent developmental signature from embryonic colonization history.</w:t>
      </w:r>
    </w:p>
    <w:p w14:paraId="05A4BA28" w14:textId="77777777" w:rsidR="005A7441" w:rsidRDefault="00000000">
      <w:pPr>
        <w:pStyle w:val="Heading3"/>
        <w:spacing w:before="240" w:after="120"/>
      </w:pPr>
      <w:r>
        <w:rPr>
          <w:rFonts w:ascii="Arial" w:hAnsi="Arial"/>
          <w:color w:val="000000"/>
          <w:sz w:val="24"/>
        </w:rPr>
        <w:t>Vascular cells: blood-brain barrier regional identity</w:t>
      </w:r>
    </w:p>
    <w:p w14:paraId="1B865458" w14:textId="7136C833" w:rsidR="005A7441" w:rsidRDefault="00000000">
      <w:pPr>
        <w:spacing w:after="60"/>
      </w:pPr>
      <w:r>
        <w:t xml:space="preserve">Vascular cells contributed 3 Strong signals, all involving ITG (inferior temporal gyrus, cortical) paired with brainstem structures (PB, </w:t>
      </w:r>
      <w:proofErr w:type="spellStart"/>
      <w:r>
        <w:t>PnRF</w:t>
      </w:r>
      <w:proofErr w:type="spellEnd"/>
      <w:r>
        <w:t xml:space="preserve">, SN). Adult brain endothelial cells have a proliferation rate of ~0.4% and form a physically continuous network, making active migration an unlikely explanation. </w:t>
      </w:r>
      <w:proofErr w:type="spellStart"/>
      <w:r>
        <w:t>Schaffenrath</w:t>
      </w:r>
      <w:proofErr w:type="spellEnd"/>
      <w:r>
        <w:t xml:space="preserve"> et al. </w:t>
      </w:r>
      <w:r w:rsidR="00144116">
        <w:fldChar w:fldCharType="begin"/>
      </w:r>
      <w:r w:rsidR="00C34668">
        <w:instrText xml:space="preserve"> ADDIN EN.CITE &lt;EndNote&gt;&lt;Cite&gt;&lt;Author&gt;Schaffenrath&lt;/Author&gt;&lt;Year&gt;2024&lt;/Year&gt;&lt;RecNum&gt;121&lt;/RecNum&gt;&lt;DisplayText&gt;[29]&lt;/DisplayText&gt;&lt;record&gt;&lt;rec-number&gt;121&lt;/rec-number&gt;&lt;foreign-keys&gt;&lt;key app="EN" db-id="r5zatf9e3xse5ce9vdmpwvaeerwrttx055ps" timestamp="1784260729"&gt;121&lt;/key&gt;&lt;/foreign-keys&gt;&lt;ref-type name="Journal Article"&gt;17&lt;/ref-type&gt;&lt;contributors&gt;&lt;authors&gt;&lt;author&gt;Schaffenrath, J.&lt;/author&gt;&lt;author&gt;Huang, S. F.&lt;/author&gt;&lt;author&gt;Wyss, T.&lt;/author&gt;&lt;author&gt;Delorenzi, M.&lt;/author&gt;&lt;author&gt;Keller, A.&lt;/author&gt;&lt;/authors&gt;&lt;/contributors&gt;&lt;titles&gt;&lt;title&gt;Characteristics of blood-brain barrier heterogeneity between brain regions&lt;/title&gt;&lt;secondary-title&gt;Nat. Neurosci.&lt;/secondary-title&gt;&lt;/titles&gt;&lt;periodical&gt;&lt;full-title&gt;Nat. Neurosci.&lt;/full-title&gt;&lt;/periodical&gt;&lt;pages&gt;1851-1865&lt;/pages&gt;&lt;volume&gt;27&lt;/volume&gt;&lt;dates&gt;&lt;year&gt;2024&lt;/year&gt;&lt;/dates&gt;&lt;urls&gt;&lt;related-urls&gt;&lt;url&gt;https://doi.org/10.1038/s41593-024-01734-5&lt;/url&gt;&lt;/related-urls&gt;&lt;/urls&gt;&lt;electronic-resource-num&gt;10.1038/s41593-024-01734-5&lt;/electronic-resource-num&gt;&lt;/record&gt;&lt;/Cite&gt;&lt;/EndNote&gt;</w:instrText>
      </w:r>
      <w:r w:rsidR="00144116">
        <w:fldChar w:fldCharType="separate"/>
      </w:r>
      <w:r w:rsidR="00C34668">
        <w:rPr>
          <w:noProof/>
        </w:rPr>
        <w:t>[29]</w:t>
      </w:r>
      <w:r w:rsidR="00144116">
        <w:fldChar w:fldCharType="end"/>
      </w:r>
      <w:r>
        <w:t xml:space="preserve"> systematically characterized blood-brain barrier (BBB) heterogeneity across brain regions, identifying hundreds of region-specific molecular differences in endothelial cells, pericytes, and vascular smooth muscle cells. These differences </w:t>
      </w:r>
      <w:r>
        <w:lastRenderedPageBreak/>
        <w:t>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selective remodeling detectable only as modest deviations from the global vascular ω baseline.</w:t>
      </w:r>
    </w:p>
    <w:p w14:paraId="0B5E7635" w14:textId="77777777" w:rsidR="005A7441" w:rsidRDefault="00000000">
      <w:pPr>
        <w:pStyle w:val="Heading3"/>
        <w:spacing w:before="240" w:after="120"/>
      </w:pPr>
      <w:r>
        <w:rPr>
          <w:rFonts w:ascii="Arial" w:hAnsi="Arial"/>
          <w:color w:val="000000"/>
          <w:sz w:val="24"/>
        </w:rPr>
        <w:t>Fibroblast: the sole postnatal migration signal</w:t>
      </w:r>
    </w:p>
    <w:p w14:paraId="41E9989C" w14:textId="5B3DB4FA" w:rsidR="005A7441" w:rsidRDefault="00000000">
      <w:pPr>
        <w:spacing w:after="60"/>
      </w:pPr>
      <w:r>
        <w:t>Perivascular fibroblasts contributed 1 Strong signal (A40 vs. SN, residual = 0.299)—the only Strong candidate among all 30 that can be parsimoniously attributed to postnatal cell migration. Jones et al. demonstrated that brain perivascular fibroblasts originate from the meninges and migrate along penetrating vessels into the brain parenchyma during postnatal development</w:t>
      </w:r>
      <w:r w:rsidR="008A1A74">
        <w:t xml:space="preserve"> </w: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8A1A74">
        <w:fldChar w:fldCharType="separate"/>
      </w:r>
      <w:r w:rsidR="008A1A74">
        <w:rPr>
          <w:noProof/>
        </w:rPr>
        <w:t>[30]</w:t>
      </w:r>
      <w:r w:rsidR="008A1A74">
        <w:fldChar w:fldCharType="end"/>
      </w:r>
      <w:r>
        <w:t>.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and the detection of a single Strong signal from this sparse population demonstrates the multiplicative residual model's sensitivity to genuine migration events with limited statistical power.</w:t>
      </w:r>
    </w:p>
    <w:p w14:paraId="39906BD8" w14:textId="77777777" w:rsidR="005A7441" w:rsidRDefault="00000000">
      <w:pPr>
        <w:pStyle w:val="Heading1"/>
        <w:spacing w:before="240" w:after="120"/>
      </w:pPr>
      <w:r>
        <w:rPr>
          <w:rFonts w:ascii="Arial" w:hAnsi="Arial"/>
          <w:color w:val="000000"/>
          <w:sz w:val="32"/>
        </w:rPr>
        <w:t>Discussion</w:t>
      </w:r>
    </w:p>
    <w:p w14:paraId="748608C5" w14:textId="14F1797B" w:rsidR="005A7441" w:rsidRDefault="00000000">
      <w:pPr>
        <w:spacing w:after="60"/>
      </w:pPr>
      <w:r>
        <w:t>CKI introduces a conceptual shift in transcriptomic comparison: from measuring absolute distance to quantifying baseline-normalized functional divergence. The key insight is that a low-variance reference gene set provides an internal baseline, inspired by—but not mechanistically equivalent to—the use of synonymous substitutions in Ka/Ks analysis. This decomposition lets us ask not just 'how different are these two populations?' but 'how much of that difference exceeds baseline expectations?' We use evolutionary terminology ('selection', 'constraint', 'neutral') throughout as convenient metaphors for transcriptomic divergence patterns; they are not intended to imply Darwinian selection on gene expression levels.</w:t>
      </w:r>
      <w:ins w:id="197" w:author="Microsoft Office User" w:date="2026-07-20T11:21:00Z">
        <w:r w:rsidR="00CD716A">
          <w:rPr>
            <w:rFonts w:hint="eastAsia"/>
            <w:lang w:eastAsia="zh-CN"/>
          </w:rPr>
          <w:t>repre</w:t>
        </w:r>
        <w:r w:rsidR="00CD716A">
          <w:rPr>
            <w:lang w:eastAsia="zh-CN"/>
          </w:rPr>
          <w:t>sents</w:t>
        </w:r>
      </w:ins>
      <w:del w:id="198" w:author="Microsoft Office User" w:date="2026-07-20T11:21:00Z">
        <w:r w:rsidDel="00CD716A">
          <w:delText>is</w:delText>
        </w:r>
      </w:del>
      <w:r/>
      <w:ins w:id="199" w:author="Microsoft Office User" w:date="2026-07-20T11:21:00Z">
        <w:r w:rsidR="00CD716A">
          <w:rPr>
            <w:rFonts w:hint="eastAsia"/>
            <w:lang w:eastAsia="zh-CN"/>
          </w:rPr>
          <w:t>ad</w:t>
        </w:r>
        <w:r w:rsidR="00CD716A">
          <w:rPr>
            <w:lang w:eastAsia="zh-CN"/>
          </w:rPr>
          <w:t xml:space="preserve">aptation </w:t>
        </w:r>
      </w:ins>
      <w:r/>
      <w:ins w:id="200" w:author="Microsoft Office User" w:date="2026-07-20T11:21:00Z">
        <w:r w:rsidR="00CD716A">
          <w:t xml:space="preserve"> background variation</w:t>
        </w:r>
      </w:ins>
      <w:r/>
    </w:p>
    <w:p w14:paraId="550B5C76" w14:textId="57CE951A" w:rsidR="005A7441" w:rsidRDefault="00CD716A">
      <w:pPr>
        <w:spacing w:after="60"/>
      </w:pPr>
      <w:ins w:id="201" w:author="Microsoft Office User" w:date="2026-07-20T11:24:00Z">
        <w:r w:rsidRPr="005D186F">
          <w:t>CKI is explicitly designed as a perturbation index, not a classifier</w:t>
        </w:r>
      </w:ins>
      <w:del w:id="202" w:author="Microsoft Office User" w:date="2026-07-20T11:24:00Z">
        <w:r w:rsidDel="00CD716A">
          <w:delText>CKI is a perturbation index, not a classifier—and this is by design</w:delText>
        </w:r>
      </w:del>
      <w:r>
        <w:t>CKI answers a complementary question: regardless of cell-type labels, how much functional divergence separates two populations beyond baseline variation? The consistent negative correlation with all four standard distance metrics (Spearman r = -0.57 to -0.38) confirms that CKI captures information that existing approaches miss. Conceptually, CKI's k_n component relates to the transcriptional drift framework [37], which quantifies age- and disease-related stochastic expression changes. However, while transcriptional drift measures temporal accumulation of noise within a single population, CKI measures cross-sectional divergence between populations relative to a shared baseline—complementary perspectives on the same underlying phenomenon.</w:t>
      </w:r>
      <w:ins w:id="203" w:author="Microsoft Office User" w:date="2026-07-20T11:24:00Z">
        <w:r w:rsidRPr="005D186F">
          <w:t>While cell-type classification from transcriptomes is a mature field,</w:t>
        </w:r>
      </w:ins>
      <w:del w:id="204" w:author="Microsoft Office User" w:date="2026-07-20T11:24:00Z">
        <w:r w:rsidDel="00CD716A">
          <w:delText>Classifying cell types from transcriptomic data is largely a solved problem.</w:delText>
        </w:r>
      </w:del>
      <w:r/>
    </w:p>
    <w:p w14:paraId="2FE6EE1D" w14:textId="423B94C3" w:rsidR="005A7441" w:rsidRDefault="00000000">
      <w:pPr>
        <w:spacing w:after="60"/>
      </w:pPr>
      <w:r>
        <w:t>We emphasize that CKI is a heuristic metric, not a formal evolutionary model. The Ka/Ks ratio derives its theoretical power from a shared mutation rate (μ) that cancels in the ratio (Ka/Ks = f(N_e, s)), leaving a pure signal of selection. CKI lacks an analogous cancellation mechanism: k_n and k_f are computed on different gene sets (HK vs. identity genes) that may have different baseline divergence properties. Moreover, in Ka/Ks, synonymous sites are mechanistically neutral by virtue of the genetic code; in CKI, HK genes are neutral only in the operational sense of showing empirically lower cross-population expression variance. These HK genes may themselves be subject to stabilizing selection on expression levels—their low variance could reflect strong functional constraint rather than true neutrality. We addressed this concern empirically: a sensitivity scan over HK gene set sizes (250–1,000 genes) showed ω CV &lt; 13% for 99.2% of pairs, demonstrating that CKI's conclusions are robust to the operational definition of the baseline gene set. A formal theoretical treatment linking CKI to population-genetic models of expression evolution [38,40] remains an important direction for future work. Despite these theoretical limitations, the Ka/Ks analogy has proven productive in guiding the discovery of biologically meaningful patterns (e.g., cancer transcriptional convergence, brain developmental signatures) that would not have been apparent from standard distance metrics alone.</w:t>
      </w:r>
      <w:r w:rsidR="00A81E64"/>
      <w:r w:rsidR="008A1A74"/>
      <w:r w:rsidR="00A81E64"/>
      <w:r w:rsidR="008A1A74">
        <w:rPr>
          <w:noProof/>
        </w:rPr>
      </w:r>
      <w:r w:rsidR="00A81E64"/>
      <w:r/>
      <w:r/>
    </w:p>
    <w:p w14:paraId="4949A0CE" w14:textId="2BB0F493" w:rsidR="005A7441" w:rsidRDefault="00000000">
      <w:pPr>
        <w:spacing w:after="60"/>
      </w:pPr>
      <w:r>
        <w:t>CKI complements rather than replaces existing methods. SAMap [32] and SATURN [3] excel at cross-species alignment; CACIMAR [33] provides conservation scoring. CellTypist [35] provides automated cell-type annotation at scale, scArches [36] enables deep-learning-based transfer mapping across atlases, and transcriptional drift analysis [37] quantifies age-related expression changes—each addressing different questions than CKI’s selective remodeling framework. Notably, transcriptional drift analysis [37] quantifies temporal expression changes within populations, while CKI measures cross-sectional divergence between populations—the two frameworks provide complementary views of transcriptomic variation. Quantitative benchmarking against task-specific methods (e.g., CellTypist for annotation, scVI for latent representation, kBET for batch detection) was beyond our scope but represents an important direction for understanding CKI's practical utility relative to established tools. More broadly, CKI provides a principled null model for any transcriptomic comparison: before concluding that two populations are meaningfully different, ask whether the difference exceeds neutral expectation.</w:t>
      </w:r>
      <w:proofErr w:type="spellStart"/>
      <w:r/>
      <w:proofErr w:type="spellEnd"/>
      <w:r/>
      <w:r w:rsidR="00B14220"/>
      <w:r w:rsidR="008A1A74"/>
      <w:r w:rsidR="008A1A74"/>
      <w:r w:rsidR="008A1A74"/>
      <w:r w:rsidR="008A1A74"/>
      <w:r w:rsidR="00B14220"/>
      <w:r w:rsidR="008A1A74">
        <w:rPr>
          <w:noProof/>
        </w:rPr>
      </w:r>
      <w:r w:rsidR="00B14220"/>
      <w:r/>
      <w:r w:rsidR="00B14220"/>
      <w:r w:rsidR="00B14220"/>
      <w:r w:rsidR="00B14220"/>
      <w:r w:rsidR="00B14220"/>
      <w:r w:rsidR="00B14220"/>
      <w:r w:rsidR="00B14220"/>
      <w:r w:rsidR="00B14220">
        <w:rPr>
          <w:noProof/>
        </w:rPr>
      </w:r>
      <w:r w:rsidR="00B14220"/>
      <w:r/>
      <w:r w:rsidR="00B14220"/>
      <w:r w:rsidR="008A1A74"/>
      <w:r w:rsidR="008A1A74"/>
      <w:r w:rsidR="008A1A74"/>
      <w:r w:rsidR="008A1A74"/>
      <w:r w:rsidR="00B14220"/>
      <w:r w:rsidR="008A1A74">
        <w:rPr>
          <w:noProof/>
        </w:rPr>
      </w:r>
      <w:r w:rsidR="00B14220"/>
      <w:r/>
      <w:r/>
    </w:p>
    <w:p w14:paraId="28AAE99C" w14:textId="77777777" w:rsidR="005A7441" w:rsidRDefault="00000000">
      <w:pPr>
        <w:spacing w:after="60"/>
      </w:pPr>
      <w:r>
        <w:t>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However, we note that these bulk RNA-seq findings could partially reflect convergent tumor microenvironment remodeling (e.g., similar immune infiltration or stromal activation across tumors) rather than purely malignant cell-intrinsic convergence. Single-cell cancer atlas studies with cell-type deconvolution would be needed to distinguish these contributions definitively. The PAM50 analysis reinforces this: aggressive subtypes show the strongest convergence, consistent with proliferation programs overriding tissue-specific expression.</w:t>
      </w:r>
    </w:p>
    <w:p w14:paraId="3FD0D94B" w14:textId="1598AC4F" w:rsidR="005A7441" w:rsidRDefault="00000000">
      <w:pPr>
        <w:spacing w:after="60"/>
      </w:pPr>
      <w: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predominantly reflect three distinct biological processes rather than active cell migration: (</w:t>
      </w:r>
      <w:proofErr w:type="spellStart"/>
      <w:r>
        <w:t>i</w:t>
      </w:r>
      <w:proofErr w:type="spellEnd"/>
      <w:r>
        <w:t xml:space="preserve">) developmental origin heterogeneity—oligodendrocyte dorsal/ventral origin differences </w:t>
      </w:r>
      <w:r w:rsidR="00B14220">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B14220">
        <w:fldChar w:fldCharType="separate"/>
      </w:r>
      <w:r w:rsidR="00C34668">
        <w:rPr>
          <w:noProof/>
        </w:rPr>
        <w:t>[22]</w:t>
      </w:r>
      <w:r w:rsidR="00B14220">
        <w:fldChar w:fldCharType="end"/>
      </w:r>
      <w:r>
        <w:t xml:space="preserve"> explain all 10 oligodendrocyte Strong signals as cortex vs. thalamus/brainstem boundaries; (ii) embryonic colonization route discontinuities—microglial rostral-to-caudal colonization waves </w:t>
      </w:r>
      <w:r w:rsidR="00B14220">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EN.CITE.DATA </w:instrText>
      </w:r>
      <w:r w:rsidR="00C34668">
        <w:fldChar w:fldCharType="end"/>
      </w:r>
      <w:r w:rsidR="00B14220">
        <w:fldChar w:fldCharType="separate"/>
      </w:r>
      <w:r w:rsidR="00C34668">
        <w:rPr>
          <w:noProof/>
        </w:rPr>
        <w:t>[26-28]</w:t>
      </w:r>
      <w:r w:rsidR="00B14220">
        <w:fldChar w:fldCharType="end"/>
      </w:r>
      <w:r>
        <w:t xml:space="preserve"> create transcriptomic boundaries at the forebrain-midbrain interface, with the inferior colliculus identified as a candidate contact zone; and (iii) compartmentalized developmental astrogenesis and vascular specification </w:t>
      </w:r>
      <w:r w:rsidR="00B14220">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 </w:instrText>
      </w:r>
      <w:r w:rsidR="00C34668">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EN.CITE.DATA </w:instrText>
      </w:r>
      <w:r w:rsidR="00C34668">
        <w:fldChar w:fldCharType="end"/>
      </w:r>
      <w:r w:rsidR="00B14220">
        <w:fldChar w:fldCharType="separate"/>
      </w:r>
      <w:r w:rsidR="00C34668">
        <w:rPr>
          <w:noProof/>
        </w:rPr>
        <w:t>[24,29]</w:t>
      </w:r>
      <w:r w:rsidR="00B14220">
        <w:fldChar w:fldCharType="end"/>
      </w:r>
      <w:r>
        <w:t xml:space="preserve">. Importantly, OPCs—the most actively migrating cells in the adult CNS </w:t>
      </w:r>
      <w:r w:rsidR="00B14220">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 </w:instrText>
      </w:r>
      <w:r w:rsidR="00C34668">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EN.CITE.DATA </w:instrText>
      </w:r>
      <w:r w:rsidR="00C34668">
        <w:fldChar w:fldCharType="end"/>
      </w:r>
      <w:r w:rsidR="00B14220">
        <w:fldChar w:fldCharType="separate"/>
      </w:r>
      <w:r w:rsidR="00C34668">
        <w:rPr>
          <w:noProof/>
        </w:rPr>
        <w:t>[20,21]</w:t>
      </w:r>
      <w:r w:rsidR="00B14220">
        <w:fldChar w:fldCharType="end"/>
      </w:r>
      <w:r>
        <w:t xml:space="preserve">—yielded 0 Strong signals among 5,671 comparisons, providing a powerful orthogonal validation that the residual model specifically detects fixed developmental signatures rather than ongoing cell motility. The sole exception is the perivascular fibroblast A40-SN signal, which is consistent with known postnatal meningeal-to-parenchymal fibroblast migration </w:t>
      </w:r>
      <w:r w:rsidR="00B14220">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B14220">
        <w:fldChar w:fldCharType="separate"/>
      </w:r>
      <w:r w:rsidR="008A1A74">
        <w:rPr>
          <w:noProof/>
        </w:rPr>
        <w:t>[30]</w:t>
      </w:r>
      <w:r w:rsidR="00B14220">
        <w:fldChar w:fldCharType="end"/>
      </w:r>
      <w:r>
        <w:t>. Together, these results demonstrate that CKI detects persistent transcriptional signatures of developmental history—origin, colonization route, and specification—embedded in adult transcriptomic data, rather than inferring active migration per se. This reframing opens new applications for adult single-cell atlases as archives of developmental information.</w:t>
      </w:r>
    </w:p>
    <w:p w14:paraId="4A2CE0FF" w14:textId="0493EBCA" w:rsidR="005A7441" w:rsidRDefault="00000000">
      <w:pPr>
        <w:spacing w:after="60"/>
      </w:pPr>
      <w:r>
        <w:t>Limitations should be noted. First, CKI currently operates at the pseudobulk level; single-cell extensions would need to address sparsity and dropout. Pseudobulk averaging discards within-population heterogeneity—a core advantage of single-cell genomics. The extent of information loss has not been formally quantified, though our calibration experiments (where pseudobulk ω correctly identifies equivalent populations) suggest that the aggregate signal is preserved for population-level comparisons. Second, the choice of the baseline gene set influences results. CKI uses data-driven auto-detection (combined detection-rate and CV filtering) as the universal default, with optional HRT Atlas enhancement for human and mouse. Sensitivity analysis showed that CKI results are robust to alternative definitions (using the lowest 10% variable genes as a neutral set yielded ω correlations r &gt; 0.95). However, HK genes, defined operationally by low expression variance, may still be subject to biological regulation; their 'neutrality' is a practical approximation rather than a mechanistic claim. Third, TCGA analysis used bulk RNA-seq data, which reflects tissue-level averages that include signals from multiple cell types, tumor purity variations, and stromal infiltration. Observed transcriptional convergence (NN/TT &gt; 1 in all five cancers) may partially reflect convergent tumor microenvironment remodeling alongside malignant cell-intrinsic changes. Single-cell cancer atlases would enable more precise characterization. Fourth, the brain regional analysis used only adult post-mortem tissue from a single species. Our 'developmental origin' interpretation of Strong signals is inferred from cross-validation with literature rather than direct developmental validation; lineage-tracing data or fetal brain atlases would strengthen this interpretation. The multiplicative residual model thresholds (Strong &lt; 0.3, Moderate &lt; 0.5, Weak &lt; 0.75) were calibrated empirically on the observed data distribution rather than a formal null model; permutation-based null distributions produced qualitatively consistent but not identical thresholds. Fifth, the 30 Strong migration/developmental-origin candidate signals identified in the brain analysis have not been independently validated through orthogonal experimental approaches (e.g., lineage tracing, spatial transcriptomics, or functional perturbation). While our systematic cross-validation against developmental neurobiology literature provides support, these signals should be considered computational predictions requiring experimental confirmation. Sixth, the bootstrap permutation test (B = 500 for calibration; B = 1,000 for primary analyses) may be underpowered for detecting subtle effects after multiple-testing correction. The minimum achievable P-value with B = 1,000 is ~0.001; after Benjamini-Hochberg correction across 4,851 or 31,764 comparisons, resolution may be insufficient for marginal signals. Future studies should consider B ≥ 5,000 for large-scale comparisons. Seventh, calibration experiments yielded a mean ω of 1.54 (rather than the theoretical 1.0), likely reflecting residual biological variation in the HK gene set and conservative bias in k_n estimation. This systematic offset does not affect relative comparisons but complicates the interpretation of ω = 1 as a strict 'neutral' threshold. An equivalence testing framework (e.g., TOST) with larger calibration samples is recommended for future validation. Eighth, the hybrid scheme used in the Tabula Sapiens and brain analyses computes k_f from per-pair differentially expressed genes, which introduces gene-set asymmetry between k_n (fixed) and k_f (pair-optimized). This choice maximizes sensitivity but may systematically inflate cross-pair ω differences. Our fixed-HVG sensitivity analysis (r = 0.72 between hybrid and fixed schemes) suggests that patterns are preserved, but absolute ω comparisons across pairs computed with different DE gene sets should be interpreted with caution. Ninth, computational scalability has not been formally benchmarked. The brain analysis involves 31,764 pairwise comparisons; full bootstrap testing (B = 1,000) requires approximately 32 million ω calculations. While feasible on modern hardware (~8 hours on a 32-core workstation), scaling to million-cell atlases with hundreds of cell types would require algorithmic optimization or GPU acceleration. Tenth, the OPC negative control—with 0 Strong signals among 5,671 comparisons despite OPCs being the most actively migrating CNS cells—provides important validation of the multiplicative residual model. However, OPCs' high global ω (7.65) raises the effective detection threshold, potentially reducing sensitivity to genuine migration signals in cell types with high intrinsic heterogeneity. Complementary approaches (e.g., single-cell trajectory analysis, RNA velocity) would strengthen migration inference.</w:t>
      </w:r>
      <w:proofErr w:type="spellStart"/>
      <w:r/>
      <w:proofErr w:type="spellEnd"/>
      <w:r/>
      <w:ins w:id="205" w:author="Microsoft Office User" w:date="2026-07-20T14:21:00Z">
        <w:r w:rsidR="001D660E" w:rsidRPr="008F683B">
          <w:t>, which effectively averages out technical noise but obscures single-cell heterogeneity</w:t>
        </w:r>
      </w:ins>
      <w:r/>
      <w:r/>
      <w:r/>
    </w:p>
    <w:p w14:paraId="36C06CCE" w14:textId="77777777" w:rsidR="005A7441" w:rsidRDefault="00000000">
      <w:pPr>
        <w:spacing w:after="60"/>
      </w:pPr>
      <w:r>
        <w:t xml:space="preserve">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w:t>
      </w:r>
      <w:r>
        <w:lastRenderedPageBreak/>
        <w:t>cell-type programs across the tree of life). The CKI Python package (v0.3.1) and all analysis notebooks are available at https://github.com/zhanglknt/CKI-cell-type-identification under the MIT License.</w:t>
      </w:r>
    </w:p>
    <w:p w14:paraId="0F1AF055" w14:textId="77777777" w:rsidR="005A7441" w:rsidRDefault="00000000">
      <w:pPr>
        <w:pStyle w:val="Heading1"/>
        <w:spacing w:before="240" w:after="120"/>
      </w:pPr>
      <w:r>
        <w:rPr>
          <w:rFonts w:ascii="Arial" w:hAnsi="Arial"/>
          <w:color w:val="000000"/>
          <w:sz w:val="32"/>
        </w:rPr>
        <w:t>Data availability</w:t>
      </w:r>
    </w:p>
    <w:p w14:paraId="1782AA06" w14:textId="2CD88E70" w:rsidR="005A7441" w:rsidRDefault="00000000">
      <w:pPr>
        <w:spacing w:after="60"/>
      </w:pPr>
      <w:r>
        <w:t xml:space="preserve">Tabula </w:t>
      </w:r>
      <w:proofErr w:type="spellStart"/>
      <w:r>
        <w:t>Muris</w:t>
      </w:r>
      <w:proofErr w:type="spellEnd"/>
      <w:r>
        <w:t xml:space="preserve"> data: GEO accession GSE109774. Tabula Sapiens data: CZ </w:t>
      </w:r>
      <w:proofErr w:type="spellStart"/>
      <w:r>
        <w:t>CELLxGENE</w:t>
      </w:r>
      <w:proofErr w:type="spellEnd"/>
      <w:r>
        <w:t xml:space="preserve"> Discover (https://cellxgene.cziscience.com/). TCGA data: NCI Genomic Data Commons (https://portal.gdc.cancer.gov/). HRT Atlas (optional human/mouse HK reference): https://www.housekeeping.unicamp.br. Human brain atlas: CZ </w:t>
      </w:r>
      <w:proofErr w:type="spellStart"/>
      <w:r>
        <w:t>CELLxGENE</w:t>
      </w:r>
      <w:proofErr w:type="spellEnd"/>
      <w:r>
        <w:t xml:space="preserve"> Discover (collection ID as referenced in </w:t>
      </w:r>
      <w:r w:rsidR="00B14220">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B14220">
        <w:instrText xml:space="preserve"> ADDIN EN.CITE </w:instrText>
      </w:r>
      <w:r w:rsidR="00B14220">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B14220">
        <w:instrText xml:space="preserve"> ADDIN EN.CITE.DATA </w:instrText>
      </w:r>
      <w:r w:rsidR="00B14220">
        <w:fldChar w:fldCharType="end"/>
      </w:r>
      <w:r w:rsidR="00B14220">
        <w:fldChar w:fldCharType="separate"/>
      </w:r>
      <w:r w:rsidR="00B14220">
        <w:rPr>
          <w:noProof/>
        </w:rPr>
        <w:t>[9]</w:t>
      </w:r>
      <w:r w:rsidR="00B14220">
        <w:fldChar w:fldCharType="end"/>
      </w:r>
      <w:r>
        <w:t xml:space="preserve">). PAM50 centroids: from Parker et al. </w:t>
      </w:r>
      <w:r w:rsidR="00B14220">
        <w:fldChar w:fldCharType="begin">
          <w:fldData xml:space="preserve">PEVuZE5vdGU+PENpdGU+PEF1dGhvcj5QYXJrZXI8L0F1dGhvcj48WWVhcj4yMDA5PC9ZZWFyPjxS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</w:fldData>
        </w:fldChar>
      </w:r>
      <w:r w:rsidR="00C34668">
        <w:instrText xml:space="preserve"> ADDIN EN.CITE </w:instrText>
      </w:r>
      <w:r w:rsidR="00C34668">
        <w:fldChar w:fldCharType="begin">
          <w:fldData xml:space="preserve">PEVuZE5vdGU+PENpdGU+PEF1dGhvcj5QYXJrZXI8L0F1dGhvcj48WWVhcj4yMDA5PC9ZZWFyPjxS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</w:fldData>
        </w:fldChar>
      </w:r>
      <w:r w:rsidR="00C34668">
        <w:instrText xml:space="preserve"> ADDIN EN.CITE.DATA </w:instrText>
      </w:r>
      <w:r w:rsidR="00C34668">
        <w:fldChar w:fldCharType="end"/>
      </w:r>
      <w:r w:rsidR="00B14220">
        <w:fldChar w:fldCharType="separate"/>
      </w:r>
      <w:r w:rsidR="00C34668">
        <w:rPr>
          <w:noProof/>
        </w:rPr>
        <w:t>[17]</w:t>
      </w:r>
      <w:r w:rsidR="00B14220">
        <w:fldChar w:fldCharType="end"/>
      </w:r>
      <w:r>
        <w:t xml:space="preserve">. </w:t>
      </w:r>
      <w:proofErr w:type="spellStart"/>
      <w:r>
        <w:t>MSigDB</w:t>
      </w:r>
      <w:proofErr w:type="spellEnd"/>
      <w:r>
        <w:t xml:space="preserve"> Hallmark gene sets: from </w:t>
      </w:r>
      <w:proofErr w:type="spellStart"/>
      <w:r>
        <w:t>Liberzon</w:t>
      </w:r>
      <w:proofErr w:type="spellEnd"/>
      <w:r>
        <w:t xml:space="preserve"> et al. </w:t>
      </w:r>
      <w:r w:rsidR="00B14220">
        <w:fldChar w:fldCharType="begin"/>
      </w:r>
      <w:r w:rsidR="00C34668">
        <w:instrText xml:space="preserve"> ADDIN EN.CITE &lt;EndNote&gt;&lt;Cite&gt;&lt;Author&gt;Liberzon&lt;/Author&gt;&lt;Year&gt;2015&lt;/Year&gt;&lt;RecNum&gt;116&lt;/RecNum&gt;&lt;DisplayText&gt;[34]&lt;/DisplayText&gt;&lt;record&gt;&lt;rec-number&gt;116&lt;/rec-number&gt;&lt;foreign-keys&gt;&lt;key app="EN" db-id="r5zatf9e3xse5ce9vdmpwvaeerwrttx055ps" timestamp="1784260729"&gt;116&lt;/key&gt;&lt;/foreign-keys&gt;&lt;ref-type name="Journal Article"&gt;17&lt;/ref-type&gt;&lt;contributors&gt;&lt;authors&gt;&lt;author&gt;Liberzon, A.&lt;/author&gt;&lt;author&gt;Birger, C.&lt;/author&gt;&lt;author&gt;Thorvaldsdottir, H.&lt;/author&gt;&lt;author&gt;Ghandi, M.&lt;/author&gt;&lt;author&gt;Mesirov, J. P.&lt;/author&gt;&lt;author&gt;Tamayo, P.&lt;/author&gt;&lt;/authors&gt;&lt;/contributors&gt;&lt;auth-address&gt;Broad Institute of MIT and Harvard, 415 Main St. Cambridge, MA 02142, USA.&amp;#xD;Broad Institute of MIT and Harvard, 415 Main St. Cambridge, MA 02142, USA; Department of Medicine, UC San Diego, La Jolla, CA 92093, USA; Moores Cancer Center, UC San Diego, La Jolla, CA 92093, USA.&amp;#xD;Broad Institute of MIT and Harvard, 415 Main St. Cambridge, MA 02142, USA; Department of Medicine, UC San Diego, La Jolla, CA 92093, USA; Moores Cancer Center, UC San Diego, La Jolla, CA 92093, USA; Broad Institute of MIT and Harvard, 415 Main St. Cambridge, MA 02142, USA.&lt;/auth-address&gt;&lt;titles&gt;&lt;title&gt;The Molecular Signatures Database (MSigDB) hallmark gene set collection&lt;/title&gt;&lt;secondary-title&gt;Cell Syst&lt;/secondary-title&gt;&lt;/titles&gt;&lt;pages&gt;417-425&lt;/pages&gt;&lt;volume&gt;1&lt;/volume&gt;&lt;number&gt;6&lt;/number&gt;&lt;keywords&gt;&lt;keyword&gt;gene expression&lt;/keyword&gt;&lt;keyword&gt;gene set enrichment analysis&lt;/keyword&gt;&lt;keyword&gt;gene sets&lt;/keyword&gt;&lt;/keywords&gt;&lt;dates&gt;&lt;year&gt;2015&lt;/year&gt;&lt;pub-dates&gt;&lt;date&gt;Dec 23&lt;/date&gt;&lt;/pub-dates&gt;&lt;/dates&gt;&lt;isbn&gt;2405-4712 (Print)&amp;#xD;2405-4720 (Electronic)&amp;#xD;2405-4712 (Linking)&lt;/isbn&gt;&lt;accession-num&gt;26771021&lt;/accession-num&gt;&lt;urls&gt;&lt;related-urls&gt;&lt;url&gt;https://www.ncbi.nlm.nih.gov/pubmed/26771021&lt;/url&gt;&lt;/related-urls&gt;&lt;/urls&gt;&lt;custom2&gt;PMC4707969&lt;/custom2&gt;&lt;electronic-resource-num&gt;10.1016/j.cels.2015.12.004&lt;/electronic-resource-num&gt;&lt;remote-database-name&gt;Publisher&lt;/remote-database-name&gt;&lt;remote-database-provider&gt;NLM&lt;/remote-database-provider&gt;&lt;/record&gt;&lt;/Cite&gt;&lt;/EndNote&gt;</w:instrText>
      </w:r>
      <w:r w:rsidR="00B14220">
        <w:fldChar w:fldCharType="separate"/>
      </w:r>
      <w:r w:rsidR="00C34668">
        <w:rPr>
          <w:noProof/>
        </w:rPr>
        <w:t>[34]</w:t>
      </w:r>
      <w:r w:rsidR="00B14220">
        <w:fldChar w:fldCharType="end"/>
      </w:r>
      <w:r>
        <w:t xml:space="preserve">. The CKI source code (v0.3.1, MIT License) is publicly available at https://github.com/zhanglknt/CKI-cell-type-identification (tag v0.3.1). A permanent archival copy has been deposited </w:t>
      </w:r>
      <w:commentRangeStart w:id="206"/>
      <w:r>
        <w:t xml:space="preserve">at </w:t>
      </w:r>
      <w:proofErr w:type="spellStart"/>
      <w:r>
        <w:t>Zenodo</w:t>
      </w:r>
      <w:proofErr w:type="spellEnd"/>
      <w:r>
        <w:t xml:space="preserve"> (DOI: 10.5281/zenodo.15670808). </w:t>
      </w:r>
      <w:commentRangeEnd w:id="206"/>
      <w:r w:rsidR="004E2E5D">
        <w:rPr>
          <w:rStyle w:val="CommentReference"/>
        </w:rPr>
        <w:commentReference w:id="206"/>
      </w:r>
      <w:r>
        <w:t>All analysis notebooks and processed data matrices are included in the Supplementary Data.</w:t>
      </w:r>
    </w:p>
    <w:p w14:paraId="0AC1640D" w14:textId="77777777" w:rsidR="005A7441" w:rsidRDefault="00000000">
      <w:pPr>
        <w:pStyle w:val="Heading1"/>
        <w:spacing w:before="240" w:after="120"/>
      </w:pPr>
      <w:r>
        <w:rPr>
          <w:rFonts w:ascii="Arial" w:hAnsi="Arial"/>
          <w:color w:val="000000"/>
          <w:sz w:val="32"/>
        </w:rPr>
        <w:t>Supplementary Data</w:t>
      </w:r>
    </w:p>
    <w:p w14:paraId="3827FF38" w14:textId="77777777" w:rsidR="005A7441" w:rsidRDefault="00000000">
      <w:pPr>
        <w:spacing w:after="60"/>
      </w:pPr>
      <w:r>
        <w:t>Supplementary Data are available at NAR Online.</w:t>
      </w:r>
    </w:p>
    <w:p w14:paraId="7176DF88" w14:textId="77777777" w:rsidR="005A7441" w:rsidRDefault="00000000">
      <w:pPr>
        <w:pStyle w:val="Heading1"/>
        <w:spacing w:before="240" w:after="120"/>
      </w:pPr>
      <w:r>
        <w:rPr>
          <w:rFonts w:ascii="Arial" w:hAnsi="Arial"/>
          <w:color w:val="000000"/>
          <w:sz w:val="32"/>
        </w:rPr>
        <w:t>Acknowledgements</w:t>
      </w:r>
    </w:p>
    <w:p w14:paraId="786A5C97" w14:textId="77777777" w:rsidR="005A7441" w:rsidRDefault="00000000">
      <w:pPr>
        <w:spacing w:after="60"/>
      </w:pPr>
      <w:r>
        <w:t xml:space="preserve">We thank the Tabula </w:t>
      </w:r>
      <w:proofErr w:type="spellStart"/>
      <w:r>
        <w:t>Muris</w:t>
      </w:r>
      <w:proofErr w:type="spellEnd"/>
      <w:r>
        <w:t xml:space="preserve"> Consortium, Tabula Sapiens Consortium, TCGA Research Network, and the </w:t>
      </w:r>
      <w:proofErr w:type="spellStart"/>
      <w:r>
        <w:t>Siletti</w:t>
      </w:r>
      <w:proofErr w:type="spellEnd"/>
      <w:r>
        <w:t xml:space="preserve"> et al. brain atlas team for making their data publicly available.</w:t>
      </w:r>
    </w:p>
    <w:p w14:paraId="236EF42F" w14:textId="77777777" w:rsidR="005A7441" w:rsidRDefault="00000000">
      <w:pPr>
        <w:pStyle w:val="Heading1"/>
        <w:spacing w:before="240" w:after="120"/>
      </w:pPr>
      <w:r>
        <w:rPr>
          <w:rFonts w:ascii="Arial" w:hAnsi="Arial"/>
          <w:color w:val="000000"/>
          <w:sz w:val="32"/>
        </w:rPr>
        <w:t>Author contributions</w:t>
      </w:r>
    </w:p>
    <w:p w14:paraId="729A7521" w14:textId="77777777" w:rsidR="005A7441" w:rsidRDefault="00000000">
      <w:pPr>
        <w:spacing w:after="60"/>
      </w:pPr>
      <w: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14:paraId="2A8C6CD3" w14:textId="77777777" w:rsidR="005A7441" w:rsidRDefault="00000000">
      <w:pPr>
        <w:pStyle w:val="Heading1"/>
        <w:spacing w:before="240" w:after="120"/>
      </w:pPr>
      <w:r>
        <w:rPr>
          <w:rFonts w:ascii="Arial" w:hAnsi="Arial"/>
          <w:color w:val="000000"/>
          <w:sz w:val="32"/>
        </w:rPr>
        <w:t>Funding</w:t>
      </w:r>
    </w:p>
    <w:p w14:paraId="68379B9D" w14:textId="77777777" w:rsidR="005A7441" w:rsidRDefault="00000000">
      <w:pPr>
        <w:spacing w:after="60"/>
      </w:pPr>
      <w:r>
        <w:t xml:space="preserve">This work was supported by the National Natural Science Foundation of China (NSFC) under grant </w:t>
      </w:r>
      <w:commentRangeStart w:id="207"/>
      <w:r>
        <w:t>number 32370682</w:t>
      </w:r>
      <w:commentRangeEnd w:id="207"/>
      <w:r w:rsidR="00667B6D">
        <w:rPr>
          <w:rStyle w:val="CommentReference"/>
        </w:rPr>
        <w:commentReference w:id="207"/>
      </w:r>
      <w:r>
        <w:t xml:space="preserve">, and the Prevention and Control of Emerging and Major Infectious Diseases — National Science and Technology Major Project (grant number </w:t>
      </w:r>
      <w:r w:rsidRPr="00F347B2">
        <w:rPr>
          <w:highlight w:val="yellow"/>
          <w:rPrChange w:id="208" w:author="Microsoft Office User" w:date="2026-07-20T14:37:00Z">
            <w:rPr/>
          </w:rPrChange>
        </w:rPr>
        <w:t>2026ZD01910500</w:t>
      </w:r>
      <w:r>
        <w:t>).</w:t>
      </w:r>
    </w:p>
    <w:p w14:paraId="3859C262" w14:textId="77777777" w:rsidR="005A7441" w:rsidRDefault="00000000">
      <w:pPr>
        <w:pStyle w:val="Heading1"/>
        <w:spacing w:before="240" w:after="120"/>
      </w:pPr>
      <w:r>
        <w:rPr>
          <w:rFonts w:ascii="Arial" w:hAnsi="Arial"/>
          <w:color w:val="000000"/>
          <w:sz w:val="32"/>
        </w:rPr>
        <w:t>Conflict of interest</w:t>
      </w:r>
    </w:p>
    <w:p w14:paraId="6682F61A" w14:textId="77777777" w:rsidR="005A7441" w:rsidRDefault="00000000">
      <w:pPr>
        <w:spacing w:after="60"/>
      </w:pPr>
      <w:r>
        <w:t>The authors declare no competing interests.</w:t>
      </w:r>
    </w:p>
    <w:p w14:paraId="49282EBE" w14:textId="77777777" w:rsidR="005A7441" w:rsidRDefault="00000000">
      <w:pPr>
        <w:pStyle w:val="Heading1"/>
        <w:spacing w:before="240" w:after="120"/>
      </w:pPr>
      <w:r>
        <w:rPr>
          <w:rFonts w:ascii="Arial" w:hAnsi="Arial"/>
          <w:color w:val="000000"/>
          <w:sz w:val="32"/>
        </w:rPr>
        <w:t>Figure legends</w:t>
      </w:r>
    </w:p>
    <w:p w14:paraId="25960D0F" w14:textId="5E3F5DCD" w:rsidR="005A7441" w:rsidRDefault="00000000">
      <w:pPr>
        <w:spacing w:after="60"/>
      </w:pPr>
      <w:r>
        <w:t>Figure 1. The CKI framework. (</w:t>
      </w:r>
      <w:r w:rsidR="00363C3E">
        <w:rPr>
          <w:rFonts w:hint="eastAsia"/>
          <w:lang w:eastAsia="zh-CN"/>
        </w:rPr>
        <w:t>A</w:t>
      </w:r>
      <w:r>
        <w:t xml:space="preserve">) Conceptual analogy between Ka/Ks in molecular evolution and CKI in transcriptomics. Ka/Ks uses synonymous substitution rate (Ks) as a neutral baseline; ω = </w:t>
      </w:r>
      <w:r>
        <w:lastRenderedPageBreak/>
        <w:t xml:space="preserve">Ka/Ks &gt; 1 indicates positive selection. CKI uses housekeeping gene divergence for </w:t>
      </w:r>
      <w:proofErr w:type="spellStart"/>
      <w:r>
        <w:t>k_n</w:t>
      </w:r>
      <w:proofErr w:type="spellEnd"/>
      <w:r>
        <w:t xml:space="preserve"> and identity gene divergence for </w:t>
      </w:r>
      <w:proofErr w:type="spellStart"/>
      <w:r>
        <w:t>k_f</w:t>
      </w:r>
      <w:proofErr w:type="spellEnd"/>
      <w:r>
        <w:t xml:space="preserve">; ω = </w:t>
      </w:r>
      <w:proofErr w:type="spellStart"/>
      <w:r>
        <w:t>k_f</w:t>
      </w:r>
      <w:proofErr w:type="spellEnd"/>
      <w:r>
        <w:t>/</w:t>
      </w:r>
      <w:proofErr w:type="spellStart"/>
      <w:r>
        <w:t>k_n</w:t>
      </w:r>
      <w:proofErr w:type="spellEnd"/>
      <w:r>
        <w:t xml:space="preserve"> &gt; 1 indicates selective transcriptomic remodeling. (</w:t>
      </w:r>
      <w:r w:rsidR="00363C3E">
        <w:t>B</w:t>
      </w:r>
      <w:r>
        <w:t xml:space="preserve">) Computational pipeline: raw count matrix → </w:t>
      </w:r>
      <w:proofErr w:type="spellStart"/>
      <w:r>
        <w:t>pseudobulk</w:t>
      </w:r>
      <w:proofErr w:type="spellEnd"/>
      <w:r>
        <w:t xml:space="preserve"> → JS divergence on HK genes (</w:t>
      </w:r>
      <w:proofErr w:type="spellStart"/>
      <w:r>
        <w:t>k_n</w:t>
      </w:r>
      <w:proofErr w:type="spellEnd"/>
      <w:r>
        <w:t>) and identity genes (</w:t>
      </w:r>
      <w:proofErr w:type="spellStart"/>
      <w:r>
        <w:t>k_f</w:t>
      </w:r>
      <w:proofErr w:type="spellEnd"/>
      <w:r>
        <w:t xml:space="preserve">) → ω = </w:t>
      </w:r>
      <w:proofErr w:type="spellStart"/>
      <w:r>
        <w:t>k_f</w:t>
      </w:r>
      <w:proofErr w:type="spellEnd"/>
      <w:r>
        <w:t>/</w:t>
      </w:r>
      <w:proofErr w:type="spellStart"/>
      <w:r>
        <w:t>k_n</w:t>
      </w:r>
      <w:proofErr w:type="spellEnd"/>
      <w:r>
        <w:t>. (</w:t>
      </w:r>
      <w:r w:rsidR="00363C3E">
        <w:t>C</w:t>
      </w:r>
      <w:r>
        <w:t xml:space="preserve">) Bootstrap ω distribution (B = 500 permutations) with median indicated by dashed line. </w:t>
      </w:r>
      <w:ins w:id="209" w:author="Microsoft Office User" w:date="2026-07-13T16:19:00Z">
        <w:r w:rsidR="005B0F08" w:rsidRPr="0052569E">
          <w:t xml:space="preserve">Bootstrap ω values were simulated from a Gamma distribution (shape = 2.5, scale = 1.2, n = 1000). </w:t>
        </w:r>
      </w:ins>
      <w:r>
        <w:t>(</w:t>
      </w:r>
      <w:r w:rsidR="00363C3E">
        <w:t>D</w:t>
      </w:r>
      <w:r>
        <w:t xml:space="preserve">) Scatter plot of </w:t>
      </w:r>
      <w:proofErr w:type="spellStart"/>
      <w:r>
        <w:t>k_n</w:t>
      </w:r>
      <w:proofErr w:type="spellEnd"/>
      <w:r>
        <w:t xml:space="preserve"> vs. </w:t>
      </w:r>
      <w:proofErr w:type="spellStart"/>
      <w:r>
        <w:t>k_f</w:t>
      </w:r>
      <w:proofErr w:type="spellEnd"/>
      <w:r>
        <w:t xml:space="preserve">, showing that functional variation dominates neutral baseline. </w:t>
      </w:r>
      <w:ins w:id="210" w:author="Microsoft Office User" w:date="2026-07-13T16:21:00Z">
        <w:r w:rsidR="005B0F08">
          <w:rPr>
            <w:rFonts w:hint="eastAsia"/>
            <w:lang w:eastAsia="zh-CN"/>
          </w:rPr>
          <w:t>B</w:t>
        </w:r>
        <w:r w:rsidR="005B0F08" w:rsidRPr="005B0F08">
          <w:t xml:space="preserve">oth </w:t>
        </w:r>
        <w:proofErr w:type="spellStart"/>
        <w:r w:rsidR="005B0F08">
          <w:t>k_n</w:t>
        </w:r>
        <w:proofErr w:type="spellEnd"/>
        <w:r w:rsidR="005B0F08">
          <w:t xml:space="preserve"> and </w:t>
        </w:r>
        <w:proofErr w:type="spellStart"/>
        <w:r w:rsidR="005B0F08">
          <w:t>k_f</w:t>
        </w:r>
        <w:proofErr w:type="spellEnd"/>
        <w:r w:rsidR="005B0F08" w:rsidRPr="005B0F08">
          <w:t xml:space="preserve"> </w:t>
        </w:r>
        <w:r w:rsidR="005B0F08">
          <w:t xml:space="preserve">were </w:t>
        </w:r>
        <w:r w:rsidR="005B0F08" w:rsidRPr="005B0F08">
          <w:t>simulated from Gamma distributions (</w:t>
        </w:r>
        <w:proofErr w:type="spellStart"/>
        <w:r w:rsidR="005B0F08" w:rsidRPr="005B0F08">
          <w:t>kn</w:t>
        </w:r>
        <w:proofErr w:type="spellEnd"/>
        <w:r w:rsidR="005B0F08" w:rsidRPr="005B0F08">
          <w:t xml:space="preserve"> ~ Gamma(1.5, 0.5); </w:t>
        </w:r>
        <w:proofErr w:type="spellStart"/>
        <w:r w:rsidR="005B0F08" w:rsidRPr="005B0F08">
          <w:t>kf</w:t>
        </w:r>
        <w:proofErr w:type="spellEnd"/>
        <w:r w:rsidR="005B0F08" w:rsidRPr="005B0F08">
          <w:t xml:space="preserve"> = </w:t>
        </w:r>
        <w:proofErr w:type="spellStart"/>
        <w:r w:rsidR="005B0F08" w:rsidRPr="005B0F08">
          <w:t>kn</w:t>
        </w:r>
        <w:proofErr w:type="spellEnd"/>
        <w:r w:rsidR="005B0F08" w:rsidRPr="005B0F08">
          <w:t xml:space="preserve"> × Gamma(1.2, 0.3)); dashed line indicates </w:t>
        </w:r>
      </w:ins>
      <w:proofErr w:type="spellStart"/>
      <w:ins w:id="211" w:author="Microsoft Office User" w:date="2026-07-13T16:22:00Z">
        <w:r w:rsidR="005B0F08">
          <w:t>k_f</w:t>
        </w:r>
      </w:ins>
      <w:proofErr w:type="spellEnd"/>
      <w:ins w:id="212" w:author="Microsoft Office User" w:date="2026-07-13T16:21:00Z">
        <w:r w:rsidR="005B0F08" w:rsidRPr="005B0F08">
          <w:t xml:space="preserve"> = </w:t>
        </w:r>
      </w:ins>
      <w:proofErr w:type="spellStart"/>
      <w:ins w:id="213" w:author="Microsoft Office User" w:date="2026-07-13T16:22:00Z">
        <w:r w:rsidR="005B0F08">
          <w:t>k_n</w:t>
        </w:r>
      </w:ins>
      <w:proofErr w:type="spellEnd"/>
      <w:ins w:id="214" w:author="Microsoft Office User" w:date="2026-07-13T16:21:00Z">
        <w:r w:rsidR="005B0F08" w:rsidRPr="005B0F08">
          <w:t xml:space="preserve">. </w:t>
        </w:r>
      </w:ins>
      <w:r>
        <w:t>(</w:t>
      </w:r>
      <w:r w:rsidR="00363C3E">
        <w:t>E</w:t>
      </w:r>
      <w:r>
        <w:t>) ω distribution with ω = 1 (neutral) marked by dashed line.</w:t>
      </w:r>
    </w:p>
    <w:p w14:paraId="087FD0B8" w14:textId="6D371482" w:rsidR="005A7441" w:rsidRDefault="00000000">
      <w:pPr>
        <w:spacing w:after="60"/>
      </w:pPr>
      <w:r>
        <w:t xml:space="preserve">Figure 2. CKI calibration on Tabula </w:t>
      </w:r>
      <w:proofErr w:type="spellStart"/>
      <w:r>
        <w:t>Muris</w:t>
      </w:r>
      <w:proofErr w:type="spellEnd"/>
      <w:r>
        <w:t xml:space="preserve"> mouse data. (</w:t>
      </w:r>
      <w:r w:rsidR="00573708">
        <w:t>A</w:t>
      </w:r>
      <w:r>
        <w:t xml:space="preserve">) </w:t>
      </w:r>
      <w:proofErr w:type="spellStart"/>
      <w:r>
        <w:t>k_n</w:t>
      </w:r>
      <w:proofErr w:type="spellEnd"/>
      <w:r>
        <w:t xml:space="preserve"> calibration across six Tabula </w:t>
      </w:r>
      <w:proofErr w:type="spellStart"/>
      <w:r>
        <w:t>Muris</w:t>
      </w:r>
      <w:proofErr w:type="spellEnd"/>
      <w:r>
        <w:t xml:space="preserve"> cell types from control comparisons (C category: random split of same population). </w:t>
      </w:r>
      <w:proofErr w:type="spellStart"/>
      <w:r>
        <w:t>k_n</w:t>
      </w:r>
      <w:proofErr w:type="spellEnd"/>
      <w:r>
        <w:t xml:space="preserve"> values are stable across cell types, confirming neutral baseline behavior. (</w:t>
      </w:r>
      <w:r w:rsidR="00573708">
        <w:t>B</w:t>
      </w:r>
      <w:r>
        <w:t xml:space="preserve">) Component decomposition of </w:t>
      </w:r>
      <w:proofErr w:type="spellStart"/>
      <w:r>
        <w:t>k_n</w:t>
      </w:r>
      <w:proofErr w:type="spellEnd"/>
      <w:r>
        <w:t xml:space="preserve"> and </w:t>
      </w:r>
      <w:proofErr w:type="spellStart"/>
      <w:r>
        <w:t>k_f</w:t>
      </w:r>
      <w:proofErr w:type="spellEnd"/>
      <w:r>
        <w:t xml:space="preserve"> across four comparison categories: C (same cell type), S (same sub-organ), D (different cell type within same organ), and X (cross-organ). </w:t>
      </w:r>
      <w:proofErr w:type="spellStart"/>
      <w:r>
        <w:t>k_f</w:t>
      </w:r>
      <w:proofErr w:type="spellEnd"/>
      <w:r>
        <w:t xml:space="preserve"> increases monotonically with biological distance, while </w:t>
      </w:r>
      <w:proofErr w:type="spellStart"/>
      <w:r>
        <w:t>k_n</w:t>
      </w:r>
      <w:proofErr w:type="spellEnd"/>
      <w:r>
        <w:t xml:space="preserve"> remains relatively </w:t>
      </w:r>
      <w:commentRangeStart w:id="215"/>
      <w:r>
        <w:t>constrained</w:t>
      </w:r>
      <w:commentRangeEnd w:id="215"/>
      <w:r w:rsidR="00ED320F">
        <w:rPr>
          <w:rStyle w:val="CommentReference"/>
        </w:rPr>
        <w:commentReference w:id="215"/>
      </w:r>
      <w:r>
        <w:t xml:space="preserve">. </w:t>
      </w:r>
      <w:del w:id="216" w:author="Microsoft Office User" w:date="2026-07-20T18:00:00Z">
        <w:r w:rsidDel="00ED320F">
          <w:delText>(</w:delText>
        </w:r>
        <w:r w:rsidR="00573708" w:rsidDel="00ED320F">
          <w:delText>C</w:delText>
        </w:r>
        <w:r w:rsidDel="00ED320F">
          <w:delText>) Spearman correlation between CKI ω and four standard metrics (Cosine, Raw JS, Marker Jaccard, Spearman) on Tabula Muris data. All show negative correlation, confirming ω captures orthogonal information. (</w:delText>
        </w:r>
        <w:r w:rsidR="00573708" w:rsidDel="00ED320F">
          <w:delText>D</w:delText>
        </w:r>
        <w:r w:rsidDel="00ED320F">
          <w:delText>) Pathway enrichment in the k_f component, showing fold change (k_f/k_n) for top enriched pathways. Stars indicate significance: *** P &lt; 0.001, ** P &lt; 0.01, * P &lt; 0.05.</w:delText>
        </w:r>
      </w:del>
    </w:p>
    <w:p w14:paraId="2A76D546" w14:textId="3D2AA883" w:rsidR="005A7441" w:rsidRDefault="00000000">
      <w:pPr>
        <w:spacing w:after="60"/>
      </w:pPr>
      <w:r>
        <w:t>Figure 3. CKI captures independent information. (</w:t>
      </w:r>
      <w:r w:rsidR="00573708">
        <w:t>A</w:t>
      </w:r>
      <w:r>
        <w:t xml:space="preserve">) </w:t>
      </w:r>
      <w:ins w:id="217" w:author="Microsoft Office User" w:date="2026-07-20T21:14:00Z">
        <w:r w:rsidR="00F858C6">
          <w:t xml:space="preserve">ω distribution comparison between mouse (n = 15 shared cell types) and human (n = </w:t>
        </w:r>
      </w:ins>
      <w:ins w:id="218" w:author="Microsoft Office User" w:date="2026-07-20T21:16:00Z">
        <w:r w:rsidR="00F858C6">
          <w:t>2000</w:t>
        </w:r>
      </w:ins>
      <w:ins w:id="219" w:author="Microsoft Office User" w:date="2026-07-20T21:14:00Z">
        <w:r w:rsidR="00F858C6">
          <w:t xml:space="preserve"> pairs).</w:t>
        </w:r>
      </w:ins>
      <w:ins w:id="220" w:author="Microsoft Office User" w:date="2026-07-20T21:15:00Z">
        <w:r w:rsidR="00F858C6" w:rsidRPr="00F858C6">
          <w:t xml:space="preserve"> </w:t>
        </w:r>
        <w:r w:rsidR="00F858C6">
          <w:t>(B)</w:t>
        </w:r>
      </w:ins>
      <w:r>
        <w:t xml:space="preserve">Spearman correlation heatmap of five metrics on n = 4,851 Tabula Sapiens pairs. CKI ω is negatively correlated with all four standard metrics. Standard metrics form a positive cluster. </w:t>
      </w:r>
      <w:del w:id="221" w:author="Microsoft Office User" w:date="2026-07-20T21:19:00Z">
        <w:r w:rsidDel="00722A55">
          <w:delText>(</w:delText>
        </w:r>
        <w:r w:rsidR="00573708" w:rsidDel="00722A55">
          <w:delText>B</w:delText>
        </w:r>
        <w:r w:rsidDel="00722A55">
          <w:delText xml:space="preserve">) Scatter plot of CKI ω vs. k_n (neutral rate) on Tabula Sapiens data (n = 4,851 pairs), colored by same-organ vs. cross-organ pairs, with Spearman r. </w:delText>
        </w:r>
      </w:del>
      <w:r>
        <w:t>(</w:t>
      </w:r>
      <w:r w:rsidR="00573708">
        <w:t>C</w:t>
      </w:r>
      <w:r>
        <w:t xml:space="preserve">) ROC curves for cell-type classification across five metrics on Tabula Sapiens data. </w:t>
      </w:r>
      <w:del w:id="222" w:author="Microsoft Office User" w:date="2026-07-20T21:21:00Z">
        <w:r w:rsidDel="00722A55">
          <w:delText>(</w:delText>
        </w:r>
        <w:r w:rsidR="00573708" w:rsidDel="00722A55">
          <w:delText>D</w:delText>
        </w:r>
        <w:r w:rsidDel="00722A55">
          <w:delText>)</w:delText>
        </w:r>
      </w:del>
      <w:ins w:id="223" w:author="Microsoft Office User" w:date="2026-07-20T21:21:00Z">
        <w:r w:rsidR="00722A55" w:rsidRPr="00722A55">
          <w:t xml:space="preserve"> </w:t>
        </w:r>
        <w:r w:rsidR="00722A55">
          <w:t>(D)</w:t>
        </w:r>
      </w:ins>
      <w:del w:id="224" w:author="Microsoft Office User" w:date="2026-07-20T21:20:00Z">
        <w:r w:rsidDel="00722A55">
          <w:delText xml:space="preserve"> ω by comparison category: C (same cell type), S (same sub-organ), D (different cell type, same organ), X (cross-organ). Box plots show log10(ω) distribution. (</w:delText>
        </w:r>
        <w:r w:rsidR="00573708" w:rsidDel="00722A55">
          <w:delText>E</w:delText>
        </w:r>
        <w:r w:rsidDel="00722A55">
          <w:delText xml:space="preserve">) </w:delText>
        </w:r>
      </w:del>
      <w:r>
        <w:t>AUC (cell-type classification) vs. interpretability (decomposability) comparison across five metrics. CKI ω has lower AUC than cosine and raw JS divergence but is the only fully decomposable metric into neutral (</w:t>
      </w:r>
      <w:proofErr w:type="spellStart"/>
      <w:r>
        <w:t>k_n</w:t>
      </w:r>
      <w:proofErr w:type="spellEnd"/>
      <w:r>
        <w:t>) and functional (</w:t>
      </w:r>
      <w:proofErr w:type="spellStart"/>
      <w:r>
        <w:t>k_f</w:t>
      </w:r>
      <w:proofErr w:type="spellEnd"/>
      <w:r>
        <w:t xml:space="preserve">) </w:t>
      </w:r>
      <w:commentRangeStart w:id="225"/>
      <w:r>
        <w:t>components</w:t>
      </w:r>
      <w:commentRangeEnd w:id="225"/>
      <w:r w:rsidR="00722A55">
        <w:rPr>
          <w:rStyle w:val="CommentReference"/>
        </w:rPr>
        <w:commentReference w:id="225"/>
      </w:r>
      <w:r>
        <w:t>.</w:t>
      </w:r>
    </w:p>
    <w:p w14:paraId="2BE09B46" w14:textId="04AD453D" w:rsidR="005A7441" w:rsidRDefault="00000000">
      <w:pPr>
        <w:spacing w:after="60"/>
      </w:pPr>
      <w:r>
        <w:t>Figure 4. TCGA pan-cancer perturbation analysis. (</w:t>
      </w:r>
      <w:r w:rsidR="00573708">
        <w:t>A</w:t>
      </w:r>
      <w:r>
        <w:t>) Median NN/TT ω ratio across five cancer types. NN &gt; TT in all cancers (all ratios &gt; 1.0), indicating that normal individuals differ more from each other than tumors differ from each other. (</w:t>
      </w:r>
      <w:r w:rsidR="00573708">
        <w:t>B</w:t>
      </w:r>
      <w:r>
        <w:t>) ω distributions for normal-normal (NN) vs. tumor-tumor (TT) comparisons per cancer type. (</w:t>
      </w:r>
      <w:r w:rsidR="00573708">
        <w:t>C</w:t>
      </w:r>
      <w:r>
        <w:t>) Median TN/NN ω ratio (tumor-normal vs. normal-normal) across five cancer types. (</w:t>
      </w:r>
      <w:r w:rsidR="00573708">
        <w:t>D</w:t>
      </w:r>
      <w:r>
        <w:t>) Bootstrap Cohen's d effect sizes for NN vs. TT comparisons per cancer type. (</w:t>
      </w:r>
      <w:r w:rsidR="00573708">
        <w:t>E</w:t>
      </w:r>
      <w:r>
        <w:t>) Tissue-level pairwise ω matrix heatmap across five cancer types.</w:t>
      </w:r>
    </w:p>
    <w:p w14:paraId="62B192C9" w14:textId="16F6032C" w:rsidR="005A7441" w:rsidRPr="00E91539" w:rsidRDefault="00000000">
      <w:pPr>
        <w:spacing w:after="60"/>
        <w:rPr>
          <w:color w:val="FF0000"/>
          <w:rPrChange w:id="226" w:author="Microsoft Office User" w:date="2026-07-15T15:12:00Z">
            <w:rPr/>
          </w:rPrChange>
        </w:rPr>
      </w:pPr>
      <w:r>
        <w:t>Figure 5. Cross-organ cell-type conservation. (A) Cross-organ ω heatmap for same cell types appearing in multiple organs, showing systematic variation across organ pairs. (B) Same-cell-type cross-organ ω values (S category, n = 59 pairs) compared against different-cell-type same-organ ω values (D category, n = 1,038 pairs). (C) Cross-organ ω gradient (mean ± SD) showing systematic variation across organ pairs. (D) CKI ω vs. standard distance metrics for same-cell-type cross-organ comparisons, demonstrating CKI captures functional specialization invisible to global distance measures.</w:t>
      </w:r>
      <w:r w:rsidR="00573708"/>
      <w:r/>
      <w:ins w:id="227" w:author="Microsoft Office User" w:date="2026-07-21T15:56:00Z">
        <w:r w:rsidR="00E95556" w:rsidRPr="00E95556">
          <w:t xml:space="preserve"> Ranking of 38 cell types by mean pairwise ω across six organs (color-coded). Low ω indicates functional constraint; high ω indicates lability</w:t>
        </w:r>
      </w:ins>
      <w:del w:id="228" w:author="Microsoft Office User" w:date="2026-07-21T15:56:00Z">
        <w:r w:rsidDel="00E95556">
          <w:delText xml:space="preserve"> CKI ω ranking of 38 shared cell types between human and </w:delText>
        </w:r>
        <w:commentRangeStart w:id="229"/>
        <w:r w:rsidDel="00E95556">
          <w:delText>mouse</w:delText>
        </w:r>
        <w:commentRangeEnd w:id="229"/>
        <w:r w:rsidR="00F7390D" w:rsidDel="00E95556">
          <w:rPr>
            <w:rStyle w:val="CommentReference"/>
          </w:rPr>
          <w:commentReference w:id="229"/>
        </w:r>
      </w:del>
      <w:r/>
      <w:del w:id="230" w:author="Microsoft Office User" w:date="2026-07-21T09:18:00Z">
        <w:r w:rsidDel="00F7390D">
          <w:delText xml:space="preserve">Immune cells (macrophage, T cells) rank lowest; structural cells (erythrocyte, endothelial) rank highest. </w:delText>
        </w:r>
      </w:del>
      <w:r/>
      <w:r w:rsidR="00573708"/>
      <w:r/>
      <w:ins w:id="231" w:author="Microsoft Office User" w:date="2026-07-21T15:57:00Z">
        <w:r w:rsidR="00755C84" w:rsidRPr="00755C84">
          <w:t>Global distribution of 1,406 pairwise ω values. The right tail reflects widespread functional divergence.</w:t>
        </w:r>
      </w:ins>
      <w:del w:id="232" w:author="Microsoft Office User" w:date="2026-07-21T15:57:00Z">
        <w:r w:rsidDel="00755C84">
          <w:delText>ω distribution across all cell-type pairs, showing conserved vs. variable cell types.</w:delText>
        </w:r>
      </w:del>
      <w:r/>
      <w:r w:rsidR="00573708"/>
      <w:r/>
      <w:del w:id="233" w:author="Microsoft Office User" w:date="2026-07-21T15:59:00Z">
        <w:r w:rsidRPr="00E91539" w:rsidDel="00755C84">
          <w:rPr>
            <w:color w:val="FF0000"/>
            <w:rPrChange w:id="234" w:author="Microsoft Office User" w:date="2026-07-15T15:12:00Z">
              <w:rPr/>
            </w:rPrChange>
          </w:rPr>
          <w:delText>(</w:delText>
        </w:r>
        <w:r w:rsidR="00573708" w:rsidDel="00755C84">
          <w:rPr>
            <w:color w:val="FF0000"/>
          </w:rPr>
          <w:delText>D</w:delText>
        </w:r>
        <w:r w:rsidRPr="00E91539" w:rsidDel="00755C84">
          <w:rPr>
            <w:color w:val="FF0000"/>
            <w:rPrChange w:id="235" w:author="Microsoft Office User" w:date="2026-07-15T15:12:00Z">
              <w:rPr/>
            </w:rPrChange>
          </w:rPr>
          <w:delText xml:space="preserve">) Table of top conservative cell-type pairs with the lowest cross-organ ω </w:delText>
        </w:r>
        <w:commentRangeStart w:id="236"/>
        <w:r w:rsidRPr="00E91539" w:rsidDel="00755C84">
          <w:rPr>
            <w:color w:val="FF0000"/>
            <w:rPrChange w:id="237" w:author="Microsoft Office User" w:date="2026-07-15T15:12:00Z">
              <w:rPr/>
            </w:rPrChange>
          </w:rPr>
          <w:delText>values</w:delText>
        </w:r>
        <w:commentRangeEnd w:id="236"/>
        <w:r w:rsidR="00E91539" w:rsidDel="00755C84">
          <w:rPr>
            <w:rStyle w:val="CommentReference"/>
          </w:rPr>
          <w:commentReference w:id="236"/>
        </w:r>
        <w:r w:rsidRPr="00E91539" w:rsidDel="00755C84">
          <w:rPr>
            <w:color w:val="FF0000"/>
            <w:rPrChange w:id="238" w:author="Microsoft Office User" w:date="2026-07-15T15:12:00Z">
              <w:rPr/>
            </w:rPrChange>
          </w:rPr>
          <w:delText>.</w:delText>
        </w:r>
      </w:del>
    </w:p>
    <w:p w14:paraId="5159185D" w14:textId="1757DB40" w:rsidR="005A7441" w:rsidRDefault="00000000">
      <w:pPr>
        <w:spacing w:after="60"/>
      </w:pPr>
      <w:r>
        <w:t>Figure 6. Brain regional cell-type differentiation and migration inference. (</w:t>
      </w:r>
      <w:r w:rsidR="00573708">
        <w:t>A</w:t>
      </w:r>
      <w:r>
        <w:t xml:space="preserve">) Brain region map schematic showing anatomical regions analyzed in the </w:t>
      </w:r>
      <w:proofErr w:type="spellStart"/>
      <w:r>
        <w:t>Siletti</w:t>
      </w:r>
      <w:proofErr w:type="spellEnd"/>
      <w:r>
        <w:t xml:space="preserve"> et al. atlas. (</w:t>
      </w:r>
      <w:r w:rsidR="00573708">
        <w:t>B</w:t>
      </w:r>
      <w:r>
        <w:t>) ω gradient across 10 non-neuronal cell classes. Bergmann glia (mean ω = 2.37) shows the lowest regional divergence; astrocytes (mean ω = 14.36) show the highest (6.06-fold gradient). Box plots: center line, median; box, IQR; whiskers, 1.5× IQR. (</w:t>
      </w:r>
      <w:r w:rsidR="00573708">
        <w:t>C</w:t>
      </w:r>
      <w:r>
        <w:t>) Astrocyte ω across brain regions, with hierarchical clustering. Cortex regions cluster together, as do thalamic and brainstem regions. (</w:t>
      </w:r>
      <w:r w:rsidR="00573708">
        <w:t>D</w:t>
      </w:r>
      <w:r>
        <w:t xml:space="preserve">) Migration candidate detection: multiplicative residual model identifies 30 Strong candidates (residual &lt; 0.3, ω &lt; 15, lowest ω in pair, pair median ω &gt; 20) among 31,764 cross-region </w:t>
      </w:r>
      <w:r>
        <w:lastRenderedPageBreak/>
        <w:t>comparisons. (</w:t>
      </w:r>
      <w:r w:rsidR="00573708">
        <w:t>E</w:t>
      </w:r>
      <w:r>
        <w:t xml:space="preserve">) Observed vs. expected ω for migration candidates, showing the gap between observed regional similarity and the cell-type-specific </w:t>
      </w:r>
      <w:commentRangeStart w:id="239"/>
      <w:r>
        <w:t>expectation</w:t>
      </w:r>
      <w:commentRangeEnd w:id="239"/>
      <w:r w:rsidR="00E91539">
        <w:rPr>
          <w:rStyle w:val="CommentReference"/>
        </w:rPr>
        <w:commentReference w:id="239"/>
      </w:r>
      <w:r>
        <w:t>.</w:t>
      </w:r>
    </w:p>
    <w:p w14:paraId="62087E7A" w14:textId="77777777" w:rsidR="005A7441" w:rsidRDefault="00000000">
      <w:pPr>
        <w:pStyle w:val="Heading1"/>
        <w:spacing w:before="240" w:after="120"/>
      </w:pPr>
      <w:r>
        <w:rPr>
          <w:rFonts w:ascii="Arial" w:hAnsi="Arial"/>
          <w:color w:val="000000"/>
          <w:sz w:val="32"/>
        </w:rPr>
        <w:t>Supplementary Figure legends</w:t>
      </w:r>
    </w:p>
    <w:p w14:paraId="7AE8EE3A" w14:textId="6D8D3E25" w:rsidR="005A7441" w:rsidRDefault="00000000">
      <w:pPr>
        <w:spacing w:after="60"/>
        <w:rPr>
          <w:ins w:id="240" w:author="Microsoft Office User" w:date="2026-07-20T18:12:00Z"/>
        </w:rPr>
      </w:pPr>
      <w:r>
        <w:t>Supplementary Figure S1. Parameter sweep and pathway analysis. (</w:t>
      </w:r>
      <w:r w:rsidR="00BC1C7A">
        <w:t>A</w:t>
      </w:r>
      <w:r>
        <w:t xml:space="preserve">) </w:t>
      </w:r>
      <w:proofErr w:type="spellStart"/>
      <w:r>
        <w:t>k_n</w:t>
      </w:r>
      <w:proofErr w:type="spellEnd"/>
      <w:r>
        <w:t xml:space="preserve"> stability as a function of housekeeping gene set size, showing convergence at ~200-</w:t>
      </w:r>
      <w:del w:id="241" w:author="Microsoft Office User" w:date="2026-07-20T16:01:00Z">
        <w:r w:rsidDel="00906E1D">
          <w:delText xml:space="preserve">300 </w:delText>
        </w:r>
      </w:del>
      <w:ins w:id="242" w:author="Microsoft Office User" w:date="2026-07-20T16:01:00Z">
        <w:r w:rsidR="00906E1D">
          <w:t xml:space="preserve">1000 </w:t>
        </w:r>
      </w:ins>
      <w:r>
        <w:t>HK genes. (</w:t>
      </w:r>
      <w:r w:rsidR="00BC1C7A">
        <w:t>B</w:t>
      </w:r>
      <w:r>
        <w:t xml:space="preserve">) </w:t>
      </w:r>
      <w:proofErr w:type="spellStart"/>
      <w:r>
        <w:t>k_f</w:t>
      </w:r>
      <w:proofErr w:type="spellEnd"/>
      <w:r>
        <w:t xml:space="preserve"> component contribution per pathway: decomposition of </w:t>
      </w:r>
      <w:proofErr w:type="spellStart"/>
      <w:r>
        <w:t>k_n</w:t>
      </w:r>
      <w:proofErr w:type="spellEnd"/>
      <w:r>
        <w:t xml:space="preserve"> vs. </w:t>
      </w:r>
      <w:proofErr w:type="spellStart"/>
      <w:r>
        <w:t>k_f</w:t>
      </w:r>
      <w:proofErr w:type="spellEnd"/>
      <w:r>
        <w:t xml:space="preserve"> for representative pathways. (</w:t>
      </w:r>
      <w:r w:rsidR="00BC1C7A">
        <w:t>C</w:t>
      </w:r>
      <w:r>
        <w:t xml:space="preserve">) Weight sweep for multi-component </w:t>
      </w:r>
      <w:proofErr w:type="spellStart"/>
      <w:r>
        <w:t>k_f</w:t>
      </w:r>
      <w:proofErr w:type="spellEnd"/>
      <w:r>
        <w:t>. Identity-only (</w:t>
      </w:r>
      <w:proofErr w:type="spellStart"/>
      <w:r>
        <w:t>w_identity</w:t>
      </w:r>
      <w:proofErr w:type="spellEnd"/>
      <w:r>
        <w:t xml:space="preserve"> = 1.0, </w:t>
      </w:r>
      <w:proofErr w:type="spellStart"/>
      <w:r>
        <w:t>w_pathway</w:t>
      </w:r>
      <w:proofErr w:type="spellEnd"/>
      <w:r>
        <w:t xml:space="preserve"> = 0.0) achieves optimal cell-type discrimination (AUC = 0.847, n = 703 mouse cell-type pairs, 6 organs).</w:t>
      </w:r>
    </w:p>
    <w:p w14:paraId="397BDC11" w14:textId="276C6C11" w:rsidR="00DD0F8C" w:rsidRDefault="00DD0F8C">
      <w:pPr>
        <w:spacing w:after="60"/>
        <w:rPr>
          <w:ins w:id="243" w:author="Microsoft Office User" w:date="2026-07-20T18:12:00Z"/>
          <w:lang w:eastAsia="zh-CN"/>
        </w:rPr>
      </w:pPr>
      <w:ins w:id="244" w:author="Microsoft Office User" w:date="2026-07-20T18:12:00Z">
        <w:r>
          <w:rPr>
            <w:rFonts w:ascii="Microsoft YaHei" w:eastAsia="Microsoft YaHei" w:hAnsi="Microsoft YaHei" w:cs="Microsoft YaHei" w:hint="eastAsia"/>
            <w:lang w:eastAsia="zh-CN"/>
          </w:rPr>
          <w:t>删除了</w:t>
        </w:r>
      </w:ins>
      <w:ins w:id="245" w:author="Microsoft Office User" w:date="2026-07-21T16:02:00Z">
        <w:r w:rsidR="008A5749">
          <w:rPr>
            <w:rFonts w:ascii="Microsoft YaHei" w:eastAsia="Microsoft YaHei" w:hAnsi="Microsoft YaHei" w:cs="Microsoft YaHei" w:hint="eastAsia"/>
            <w:lang w:eastAsia="zh-CN"/>
          </w:rPr>
          <w:t>原</w:t>
        </w:r>
      </w:ins>
      <w:ins w:id="246" w:author="Microsoft Office User" w:date="2026-07-20T18:13:00Z">
        <w:r>
          <w:t>Supplementary Figure S2</w:t>
        </w:r>
        <w:r>
          <w:rPr>
            <w:rFonts w:hint="eastAsia"/>
            <w:lang w:eastAsia="zh-CN"/>
          </w:rPr>
          <w:t>，因为正文中没有</w:t>
        </w:r>
      </w:ins>
      <w:ins w:id="247" w:author="Microsoft Office User" w:date="2026-07-21T18:35:00Z">
        <w:r w:rsidR="00E750A4">
          <w:rPr>
            <w:rFonts w:hint="eastAsia"/>
            <w:lang w:eastAsia="zh-CN"/>
          </w:rPr>
          <w:t>相关</w:t>
        </w:r>
      </w:ins>
      <w:ins w:id="248" w:author="Microsoft Office User" w:date="2026-07-20T18:13:00Z">
        <w:r>
          <w:rPr>
            <w:rFonts w:hint="eastAsia"/>
            <w:lang w:eastAsia="zh-CN"/>
          </w:rPr>
          <w:t>的比较分析</w:t>
        </w:r>
      </w:ins>
    </w:p>
    <w:p w14:paraId="0B60EF18" w14:textId="77777777" w:rsidR="00DD0F8C" w:rsidRDefault="00DD0F8C">
      <w:pPr>
        <w:spacing w:after="60"/>
      </w:pPr>
    </w:p>
    <w:p w14:paraId="55081417" w14:textId="6D2CBDBE" w:rsidR="005A7441" w:rsidDel="00DD0F8C" w:rsidRDefault="00000000">
      <w:pPr>
        <w:spacing w:after="60"/>
        <w:rPr>
          <w:del w:id="249" w:author="Microsoft Office User" w:date="2026-07-20T18:12:00Z"/>
        </w:rPr>
      </w:pPr>
      <w:del w:id="250" w:author="Microsoft Office User" w:date="2026-07-20T18:12:00Z">
        <w:r w:rsidDel="00DD0F8C">
          <w:delText>Supplementary Figure S2. Cross-species validation details. (</w:delText>
        </w:r>
        <w:r w:rsidR="00BC1C7A" w:rsidDel="00DD0F8C">
          <w:delText>A</w:delText>
        </w:r>
        <w:r w:rsidDel="00DD0F8C">
          <w:delText>) Cross-species ω conservation: scatter plot of human vs. mouse ω for shared cell types, with Spearman r and P-value. (</w:delText>
        </w:r>
        <w:r w:rsidR="00BC1C7A" w:rsidDel="00DD0F8C">
          <w:delText>B</w:delText>
        </w:r>
        <w:r w:rsidDel="00DD0F8C">
          <w:delText>) HK gene set detection stability: overlap between human and mouse HK gene sets detected by the combined criterion. (</w:delText>
        </w:r>
        <w:r w:rsidR="00BC1C7A" w:rsidDel="00DD0F8C">
          <w:delText>C</w:delText>
        </w:r>
        <w:r w:rsidDel="00DD0F8C">
          <w:delText xml:space="preserve">) ω distribution comparison between mouse (n = 15 shared cell types) and human (n = </w:delText>
        </w:r>
        <w:commentRangeStart w:id="251"/>
        <w:r w:rsidDel="00DD0F8C">
          <w:delText xml:space="preserve">4,851 </w:delText>
        </w:r>
        <w:commentRangeEnd w:id="251"/>
        <w:r w:rsidR="000E1EF5" w:rsidDel="00DD0F8C">
          <w:rPr>
            <w:rStyle w:val="CommentReference"/>
          </w:rPr>
          <w:commentReference w:id="251"/>
        </w:r>
        <w:commentRangeStart w:id="252"/>
        <w:r w:rsidDel="00DD0F8C">
          <w:delText>pairs)</w:delText>
        </w:r>
        <w:commentRangeEnd w:id="252"/>
        <w:r w:rsidR="000E1EF5" w:rsidDel="00DD0F8C">
          <w:rPr>
            <w:rStyle w:val="CommentReference"/>
          </w:rPr>
          <w:commentReference w:id="252"/>
        </w:r>
        <w:r w:rsidDel="00DD0F8C">
          <w:delText>.</w:delText>
        </w:r>
      </w:del>
    </w:p>
    <w:p w14:paraId="31F79B49" w14:textId="3A1C8374" w:rsidR="005A7441" w:rsidRDefault="00000000">
      <w:pPr>
        <w:spacing w:after="60"/>
      </w:pPr>
      <w:r>
        <w:t>Supplementary Figure S2. TCGA per-cancer matrices. Pairwise ω matrices for five cancer types (BRCA, KIRC, LIHC, LUAD, LUSC) showing tissue-level transcriptomic divergence structure within each cancer cohort.</w:t>
      </w:r>
      <w:ins w:id="253" w:author="Microsoft Office User" w:date="2026-07-20T18:13:00Z">
        <w:r w:rsidR="00D15B6B">
          <w:t>2</w:t>
        </w:r>
      </w:ins>
      <w:del w:id="254" w:author="Microsoft Office User" w:date="2026-07-20T18:13:00Z">
        <w:r w:rsidDel="00D15B6B">
          <w:delText>3</w:delText>
        </w:r>
      </w:del>
      <w:r/>
      <w:ins w:id="255" w:author="Microsoft Office User" w:date="2026-07-16T17:50:00Z">
        <w:r w:rsidR="00960019">
          <w:t xml:space="preserve"> </w:t>
        </w:r>
      </w:ins>
      <w:del w:id="256" w:author="Microsoft Office User" w:date="2026-07-16T17:50:00Z">
        <w:r w:rsidDel="00960019">
          <w:delText xml:space="preserve"> </w:delText>
        </w:r>
      </w:del>
      <w:ins w:id="257" w:author="Microsoft Office User" w:date="2026-07-16T17:50:00Z">
        <w:r w:rsidR="00960019">
          <w:t>LUSC</w:t>
        </w:r>
      </w:ins>
      <w:del w:id="258" w:author="Microsoft Office User" w:date="2026-07-16T17:50:00Z">
        <w:r w:rsidDel="00960019">
          <w:delText>COAD, HNSC</w:delText>
        </w:r>
      </w:del>
      <w:r/>
    </w:p>
    <w:p>
      <w:pPr>
        <w:spacing w:after="60"/>
      </w:pPr>
      <w:r>
        <w:t xml:space="preserve">Supplementary Figure S3. Distribution of pairwise CKI ω values. (A) Histogram of all 4,851 Tabula Sapiens cell-type pair ω values, showing a right-skewed distribution (median 13.81, range 1.10–58.69). (B) log10-transformed ω distribution for improved visualization of the lower range. (C) Cumulative distribution function of ω values, showing that 50% of pairs have ω &lt; 13.81 and 90% have ω &lt; 30.</w:t>
      </w:r>
    </w:p>
    <w:p w14:paraId="030D0CB3" w14:textId="0D1BA706" w:rsidR="005A7441" w:rsidDel="00F95F74" w:rsidRDefault="00F95F74">
      <w:pPr>
        <w:spacing w:after="60"/>
        <w:rPr>
          <w:del w:id="259" w:author="Microsoft Office User" w:date="2026-07-20T21:25:00Z"/>
        </w:rPr>
      </w:pPr>
      <w:ins w:id="260" w:author="Microsoft Office User" w:date="2026-07-20T21:25:00Z">
        <w:r>
          <w:rPr>
            <w:rFonts w:ascii="Microsoft YaHei" w:eastAsia="Microsoft YaHei" w:hAnsi="Microsoft YaHei" w:cs="Microsoft YaHei" w:hint="eastAsia"/>
            <w:lang w:eastAsia="zh-CN"/>
          </w:rPr>
          <w:t>删除了</w:t>
        </w:r>
      </w:ins>
      <w:ins w:id="261" w:author="Microsoft Office User" w:date="2026-07-21T16:02:00Z">
        <w:r w:rsidR="008A5749">
          <w:rPr>
            <w:rFonts w:ascii="Microsoft YaHei" w:eastAsia="Microsoft YaHei" w:hAnsi="Microsoft YaHei" w:cs="Microsoft YaHei" w:hint="eastAsia"/>
            <w:lang w:eastAsia="zh-CN"/>
          </w:rPr>
          <w:t>原</w:t>
        </w:r>
      </w:ins>
      <w:del w:id="262" w:author="Microsoft Office User" w:date="2026-07-20T21:25:00Z">
        <w:r w:rsidDel="00F95F74">
          <w:delText>Supplementary Figure S4. Method comparison performance. ROC-AUC bar plot for cell-type classification across five metrics.</w:delText>
        </w:r>
      </w:del>
    </w:p>
    <w:p w14:paraId="6CEA7344" w14:textId="5C4D7C79" w:rsidR="00F95F74" w:rsidRDefault="00F95F74">
      <w:pPr>
        <w:spacing w:after="60"/>
        <w:rPr>
          <w:ins w:id="263" w:author="Microsoft Office User" w:date="2026-07-20T21:25:00Z"/>
          <w:lang w:eastAsia="zh-CN"/>
        </w:rPr>
      </w:pPr>
      <w:ins w:id="264" w:author="Microsoft Office User" w:date="2026-07-20T21:25:00Z">
        <w:r>
          <w:t>Supplementary Figure S4</w:t>
        </w:r>
        <w:r>
          <w:rPr>
            <w:rFonts w:hint="eastAsia"/>
            <w:lang w:eastAsia="zh-CN"/>
          </w:rPr>
          <w:t>，因为和</w:t>
        </w:r>
        <w:r>
          <w:rPr>
            <w:rFonts w:hint="eastAsia"/>
            <w:lang w:eastAsia="zh-CN"/>
          </w:rPr>
          <w:t>Fig</w:t>
        </w:r>
        <w:r>
          <w:rPr>
            <w:lang w:eastAsia="zh-CN"/>
          </w:rPr>
          <w:t>3</w:t>
        </w:r>
        <w:r>
          <w:rPr>
            <w:rFonts w:ascii="Microsoft YaHei" w:eastAsia="Microsoft YaHei" w:hAnsi="Microsoft YaHei" w:cs="Microsoft YaHei" w:hint="eastAsia"/>
            <w:lang w:eastAsia="zh-CN"/>
          </w:rPr>
          <w:t>C信息重复</w:t>
        </w:r>
      </w:ins>
    </w:p>
    <w:p w14:paraId="26ACE5F4" w14:textId="168659AC" w:rsidR="005A7441" w:rsidDel="00D15B6B" w:rsidRDefault="00000000">
      <w:pPr>
        <w:spacing w:after="60"/>
        <w:rPr>
          <w:del w:id="265" w:author="Microsoft Office User" w:date="2026-07-20T18:14:00Z"/>
        </w:rPr>
      </w:pPr>
      <w:del w:id="266" w:author="Microsoft Office User" w:date="2026-07-20T18:14:00Z">
        <w:r w:rsidDel="00D15B6B">
          <w:delText>S</w:delText>
        </w:r>
        <w:r w:rsidRPr="00BC1C7A" w:rsidDel="00D15B6B">
          <w:rPr>
            <w:color w:val="FF0000"/>
          </w:rPr>
          <w:delText>upplementary Figure S5. Cross-organ conservation raw data. Complete table of 59 same-CT cross-organ pairs (Supplementary Table S2).</w:delText>
        </w:r>
      </w:del>
    </w:p>
    <w:p w14:paraId="267A58BC" w14:textId="482E846E" w:rsidR="00D15B6B" w:rsidRDefault="00D15B6B">
      <w:pPr>
        <w:spacing w:after="60"/>
        <w:rPr>
          <w:ins w:id="267" w:author="Microsoft Office User" w:date="2026-07-20T18:14:00Z"/>
        </w:rPr>
      </w:pPr>
      <w:ins w:id="268" w:author="Microsoft Office User" w:date="2026-07-20T18:14:00Z">
        <w:r>
          <w:rPr>
            <w:rFonts w:ascii="Microsoft YaHei" w:eastAsia="Microsoft YaHei" w:hAnsi="Microsoft YaHei" w:cs="Microsoft YaHei" w:hint="eastAsia"/>
            <w:lang w:eastAsia="zh-CN"/>
          </w:rPr>
          <w:t>删除了</w:t>
        </w:r>
      </w:ins>
      <w:ins w:id="269" w:author="Microsoft Office User" w:date="2026-07-21T16:02:00Z">
        <w:r w:rsidR="008A5749">
          <w:rPr>
            <w:rFonts w:ascii="Microsoft YaHei" w:eastAsia="Microsoft YaHei" w:hAnsi="Microsoft YaHei" w:cs="Microsoft YaHei" w:hint="eastAsia"/>
            <w:lang w:eastAsia="zh-CN"/>
          </w:rPr>
          <w:t>原</w:t>
        </w:r>
      </w:ins>
      <w:ins w:id="270" w:author="Microsoft Office User" w:date="2026-07-20T18:14:00Z">
        <w:r>
          <w:t>Supplementary Figure S5</w:t>
        </w:r>
        <w:r>
          <w:rPr>
            <w:rFonts w:hint="eastAsia"/>
            <w:lang w:eastAsia="zh-CN"/>
          </w:rPr>
          <w:t>，因为是一个表格</w:t>
        </w:r>
      </w:ins>
    </w:p>
    <w:p w14:paraId="1D0FB623" w14:textId="6ECC0FC9" w:rsidR="00D15B6B" w:rsidRPr="00BC1C7A" w:rsidRDefault="008A5749">
      <w:pPr>
        <w:spacing w:after="60"/>
        <w:rPr>
          <w:ins w:id="271" w:author="Microsoft Office User" w:date="2026-07-20T18:14:00Z"/>
          <w:color w:val="FF0000"/>
        </w:rPr>
      </w:pPr>
      <w:ins w:id="272" w:author="Microsoft Office User" w:date="2026-07-21T15:59:00Z">
        <w:r>
          <w:t xml:space="preserve">Supplementary Figure S3. </w:t>
        </w:r>
      </w:ins>
      <w:ins w:id="273" w:author="Microsoft Office User" w:date="2026-07-21T16:01:00Z">
        <w:r w:rsidRPr="008A5749">
          <w:t>Distribution of pairwise CKI ω values for representative cell types with lowest (top 3: lung leukocyte, kidney collecting duct cell, marrow granulocyte) and highest (top 3: heart fibroblast, heart endothelial cell, heart leukocyte) mean ω. Each panel shows the frequency (histogram) and kernel density estimate (line) of ω values, with min, max, and mean labeled. Low-mean-ω cell types exhibit narrow, constrained distributions; high-mean-ω cell types exhibit broad, heavy-tailed distributions with extreme outliers.</w:t>
        </w:r>
      </w:ins>
    </w:p>
    <w:p w14:paraId="51FE7A96" w14:textId="2365F459" w:rsidR="005A7441" w:rsidRDefault="00000000">
      <w:pPr>
        <w:spacing w:after="60"/>
      </w:pPr>
      <w:r>
        <w:t xml:space="preserve">Supplementary Figure S4. Brain regional analysis details. (A) Cell type nuclei counts per brain region, showing the distribution of non-neuronal nuclei across sampled regions. (B) k_n/k_f decomposition per cell class, showing that ω variance is predominantly driven by k_f. (C) Global ω distribution across all non-neuronal cell classes. </w:t>
      </w:r>
      <w:ins w:id="274" w:author="Microsoft Office User" w:date="2026-07-21T16:01:00Z">
        <w:r w:rsidR="008A5749">
          <w:t>4</w:t>
        </w:r>
      </w:ins>
      <w:del w:id="275" w:author="Microsoft Office User" w:date="2026-07-21T16:01:00Z">
        <w:r w:rsidDel="008A5749">
          <w:delText>6</w:delText>
        </w:r>
      </w:del>
      <w:r/>
      <w:r w:rsidR="00BC1C7A"/>
      <w:r/>
      <w:r w:rsidR="00BC1C7A"/>
      <w:r/>
      <w:proofErr w:type="spellStart"/>
      <w:r/>
      <w:proofErr w:type="spellEnd"/>
      <w:r/>
      <w:proofErr w:type="spellStart"/>
      <w:r/>
      <w:proofErr w:type="spellEnd"/>
      <w:r/>
      <w:proofErr w:type="spellStart"/>
      <w:r/>
      <w:commentRangeStart w:id="276"/>
      <w:r/>
      <w:commentRangeEnd w:id="276"/>
      <w:proofErr w:type="spellEnd"/>
      <w:r w:rsidR="00CE2AC9">
        <w:rPr>
          <w:rStyle w:val="CommentReference"/>
        </w:rPr>
      </w:r>
      <w:r/>
      <w:r w:rsidR="00BC1C7A"/>
      <w:r/>
      <w:ins w:id="277" w:author="Microsoft Office User" w:date="2026-07-21T16:51:00Z">
        <w:r w:rsidR="00CE2AC9">
          <w:t xml:space="preserve">Mean CKI </w:t>
        </w:r>
      </w:ins>
      <w:ins w:id="278" w:author="Microsoft Office User" w:date="2026-07-21T16:50:00Z">
        <w:r w:rsidR="00CE2AC9" w:rsidRPr="00CE2AC9">
          <w:t>ω is significantly positively correlated with the number of brain regions (Spearman r = 0.74, p = 0.015), indicating that cell types spanning more regions tend to exhibit higher functional divergence.</w:t>
        </w:r>
        <w:r w:rsidR="00CE2AC9" w:rsidRPr="00CE2AC9" w:rsidDel="00CE2AC9">
          <w:t xml:space="preserve"> </w:t>
        </w:r>
      </w:ins>
      <w:del w:id="279" w:author="Microsoft Office User" w:date="2026-07-21T16:43:00Z">
        <w:r w:rsidDel="00CE2AC9">
          <w:delText>ω vs. number of regions (n_regions) per cell type, showing no significant correlation, ruling out sampling bias. (</w:delText>
        </w:r>
        <w:r w:rsidR="00BC1C7A" w:rsidDel="00CE2AC9">
          <w:delText>D</w:delText>
        </w:r>
        <w:r w:rsidDel="00CE2AC9">
          <w:delText>) Region-region ω matrix for astrocytes across brain regions, with hierarchical clustering. (</w:delText>
        </w:r>
        <w:r w:rsidR="00BC1C7A" w:rsidDel="00CE2AC9">
          <w:delText>E</w:delText>
        </w:r>
        <w:r w:rsidDel="00CE2AC9">
          <w:delText>) Top migration candidates by tier (Strong, Moderate, Weak), ranked by multiplicative residual.</w:delText>
        </w:r>
      </w:del>
    </w:p>
    <w:p w14:paraId="2AB1BF22" w14:textId="02EFEBAF" w:rsidR="005A7441" w:rsidRDefault="00000000">
      <w:pPr>
        <w:spacing w:after="60"/>
      </w:pPr>
      <w:r>
        <w:t>Supplementary Figure S5. Developmental signature detection. (A) Multiplicative residual distribution for all 31,764 cross-region pairs, with Strong (residual &lt; 0.3), Moderate (residual &lt; 0.5), and Weak (residual &lt; 0.75) tiers shaded. (B) Strong candidate counts by cell type. OPCs (0 Strong despite highest motility) provide key negative control, validating that the model detects developmental origin signatures rather than general motility. (C) Top 10 Strong candidates ranked by multiplicative residual, annotated with cell type, region pair, and biological mechanism. (D) Migration candidates by cell type and confidence tier, showing tier distribution across all 10 non-neuronal cell classes.</w:t>
      </w:r>
      <w:ins w:id="280" w:author="Microsoft Office User" w:date="2026-07-21T16:01:00Z">
        <w:r w:rsidR="008A5749">
          <w:t>5</w:t>
        </w:r>
      </w:ins>
      <w:del w:id="281" w:author="Microsoft Office User" w:date="2026-07-21T16:01:00Z">
        <w:r w:rsidDel="008A5749">
          <w:delText>7</w:delText>
        </w:r>
      </w:del>
      <w:r/>
      <w:r w:rsidR="00BC1C7A"/>
      <w:r/>
      <w:r w:rsidR="00BC1C7A"/>
      <w:r/>
      <w:r w:rsidR="00BC1C7A"/>
      <w:r/>
      <w:del w:id="282" w:author="Microsoft Office User" w:date="2026-07-21T17:27:00Z">
        <w:r w:rsidDel="007026B8">
          <w:delText>: DO (developmental origin), CR (colonization route), DS (developmental specification), or PM (postnatal migration)</w:delText>
        </w:r>
      </w:del>
      <w:r/>
      <w:r w:rsidR="00BC1C7A"/>
      <w:r/>
    </w:p>
    <w:p w14:paraId="39F58A7C" w14:textId="2310B61A" w:rsidR="00162D7A" w:rsidRDefault="00000000">
      <w:pPr>
        <w:pStyle w:val="Heading1"/>
        <w:spacing w:before="240" w:after="120"/>
        <w:rPr>
          <w:rFonts w:ascii="Arial" w:hAnsi="Arial"/>
          <w:color w:val="000000"/>
          <w:sz w:val="32"/>
        </w:rPr>
      </w:pPr>
      <w:r>
        <w:rPr>
          <w:rFonts w:ascii="Arial" w:hAnsi="Arial"/>
          <w:color w:val="000000"/>
          <w:sz w:val="32"/>
        </w:rPr>
        <w:t>References</w:t>
      </w:r>
    </w:p>
    <w:p w14:paraId="3DB7546F" w14:textId="77777777" w:rsidR="00046C5A" w:rsidRPr="00046C5A" w:rsidRDefault="00046C5A" w:rsidP="0038782A">
      <w:pPr>
        <w:pStyle w:val="EndNoteBibliography"/>
        <w:rPr>
          <w:rFonts w:ascii="Arial" w:hAnsi="Arial"/>
          <w:sz w:val="22"/>
        </w:rPr>
      </w:pPr>
    </w:p>
    <w:p w14:paraId="016594E7" w14:textId="7F808C87" w:rsidR="00A22C98" w:rsidRPr="00A22C98" w:rsidRDefault="00162D7A" w:rsidP="00A22C98">
      <w:pPr>
        <w:pStyle w:val="EndNoteBibliography"/>
        <w:ind w:left="720" w:hanging="720"/>
        <w:rPr>
          <w:noProof/>
        </w:rPr>
      </w:pPr>
      <w:r w:rsidRPr="00046C5A">
        <w:rPr>
          <w:rFonts w:ascii="Arial" w:hAnsi="Arial"/>
          <w:sz w:val="22"/>
        </w:rPr>
        <w:lastRenderedPageBreak/>
        <w:fldChar w:fldCharType="begin"/>
      </w:r>
      <w:r w:rsidRPr="00046C5A">
        <w:rPr>
          <w:rFonts w:ascii="Arial" w:hAnsi="Arial"/>
          <w:sz w:val="22"/>
        </w:rPr>
        <w:instrText xml:space="preserve"> ADDIN EN.REFLIST </w:instrText>
      </w:r>
      <w:r w:rsidRPr="00046C5A">
        <w:rPr>
          <w:rFonts w:ascii="Arial" w:hAnsi="Arial"/>
          <w:sz w:val="22"/>
        </w:rPr>
        <w:fldChar w:fldCharType="separate"/>
      </w:r>
      <w:r w:rsidR="00A22C98" w:rsidRPr="00A22C98">
        <w:rPr>
          <w:noProof/>
        </w:rPr>
        <w:t>1.</w:t>
      </w:r>
      <w:r w:rsidR="00A22C98" w:rsidRPr="00A22C98">
        <w:rPr>
          <w:noProof/>
        </w:rPr>
        <w:tab/>
        <w:t>Korsunsky I, Millard N, Fan J</w:t>
      </w:r>
      <w:r w:rsidR="00A22C98" w:rsidRPr="00A22C98">
        <w:rPr>
          <w:i/>
          <w:noProof/>
        </w:rPr>
        <w:t xml:space="preserve"> et al.</w:t>
      </w:r>
      <w:r w:rsidR="00A22C98" w:rsidRPr="00A22C98">
        <w:rPr>
          <w:noProof/>
        </w:rPr>
        <w:t xml:space="preserve"> Fast, sensitive and accurate integration of single-cell data with Harmony. </w:t>
      </w:r>
      <w:r w:rsidR="00A22C98" w:rsidRPr="00A22C98">
        <w:rPr>
          <w:i/>
          <w:noProof/>
        </w:rPr>
        <w:t>Nat Methods</w:t>
      </w:r>
      <w:r w:rsidR="00A22C98" w:rsidRPr="00A22C98">
        <w:rPr>
          <w:noProof/>
        </w:rPr>
        <w:t xml:space="preserve"> 2019;16: 1289-1296. </w:t>
      </w:r>
      <w:hyperlink r:id="rId10" w:history="1">
        <w:r w:rsidR="00A22C98" w:rsidRPr="00A22C98">
          <w:rPr>
            <w:rStyle w:val="Hyperlink"/>
            <w:noProof/>
          </w:rPr>
          <w:t>https://doi.org/10.1038/s41592-019-0619-0</w:t>
        </w:r>
      </w:hyperlink>
    </w:p>
    <w:p w14:paraId="6BF1655D" w14:textId="5CEB1D4E" w:rsidR="00A22C98" w:rsidRPr="00A22C98" w:rsidRDefault="00A22C98" w:rsidP="00A22C98">
      <w:pPr>
        <w:pStyle w:val="EndNoteBibliography"/>
        <w:ind w:left="720" w:hanging="720"/>
        <w:rPr>
          <w:noProof/>
        </w:rPr>
      </w:pPr>
      <w:r w:rsidRPr="00A22C98">
        <w:rPr>
          <w:noProof/>
        </w:rPr>
        <w:t>2.</w:t>
      </w:r>
      <w:r w:rsidRPr="00A22C98">
        <w:rPr>
          <w:noProof/>
        </w:rPr>
        <w:tab/>
        <w:t>Lopez R, Regier J, Cole MB</w:t>
      </w:r>
      <w:r w:rsidRPr="00A22C98">
        <w:rPr>
          <w:i/>
          <w:noProof/>
        </w:rPr>
        <w:t xml:space="preserve"> et al.</w:t>
      </w:r>
      <w:r w:rsidRPr="00A22C98">
        <w:rPr>
          <w:noProof/>
        </w:rPr>
        <w:t xml:space="preserve"> Deep generative modeling for single-cell transcriptomics. </w:t>
      </w:r>
      <w:r w:rsidRPr="00A22C98">
        <w:rPr>
          <w:i/>
          <w:noProof/>
        </w:rPr>
        <w:t>Nat Methods</w:t>
      </w:r>
      <w:r w:rsidRPr="00A22C98">
        <w:rPr>
          <w:noProof/>
        </w:rPr>
        <w:t xml:space="preserve"> 2018;15: 1053-1058. </w:t>
      </w:r>
      <w:hyperlink r:id="rId11" w:history="1">
        <w:r w:rsidRPr="00A22C98">
          <w:rPr>
            <w:rStyle w:val="Hyperlink"/>
            <w:noProof/>
          </w:rPr>
          <w:t>https://doi.org/10.1038/s41592-018-0229-2</w:t>
        </w:r>
      </w:hyperlink>
    </w:p>
    <w:p w14:paraId="07615376" w14:textId="1E3DF83A" w:rsidR="00A22C98" w:rsidRPr="00A22C98" w:rsidRDefault="00A22C98" w:rsidP="00A22C98">
      <w:pPr>
        <w:pStyle w:val="EndNoteBibliography"/>
        <w:ind w:left="720" w:hanging="720"/>
        <w:rPr>
          <w:noProof/>
        </w:rPr>
      </w:pPr>
      <w:r w:rsidRPr="00A22C98">
        <w:rPr>
          <w:noProof/>
        </w:rPr>
        <w:t>3.</w:t>
      </w:r>
      <w:r w:rsidRPr="00A22C98">
        <w:rPr>
          <w:noProof/>
        </w:rPr>
        <w:tab/>
        <w:t>Rosen Y, Brbic M, Roohani Y</w:t>
      </w:r>
      <w:r w:rsidRPr="00A22C98">
        <w:rPr>
          <w:i/>
          <w:noProof/>
        </w:rPr>
        <w:t xml:space="preserve"> et al.</w:t>
      </w:r>
      <w:r w:rsidRPr="00A22C98">
        <w:rPr>
          <w:noProof/>
        </w:rPr>
        <w:t xml:space="preserve"> Toward universal cell embeddings: integrating single-cell RNA-seq datasets across species with SATURN. </w:t>
      </w:r>
      <w:r w:rsidRPr="00A22C98">
        <w:rPr>
          <w:i/>
          <w:noProof/>
        </w:rPr>
        <w:t>Nat Methods</w:t>
      </w:r>
      <w:r w:rsidRPr="00A22C98">
        <w:rPr>
          <w:noProof/>
        </w:rPr>
        <w:t xml:space="preserve"> 2024;21: 1492-1500. </w:t>
      </w:r>
      <w:hyperlink r:id="rId12" w:history="1">
        <w:r w:rsidRPr="00A22C98">
          <w:rPr>
            <w:rStyle w:val="Hyperlink"/>
            <w:noProof/>
          </w:rPr>
          <w:t>https://doi.org/10.1038/s41592-024-02191-z</w:t>
        </w:r>
      </w:hyperlink>
    </w:p>
    <w:p w14:paraId="60E64CF9" w14:textId="3CD381EE" w:rsidR="00A22C98" w:rsidRPr="00A22C98" w:rsidRDefault="00A22C98" w:rsidP="00A22C98">
      <w:pPr>
        <w:pStyle w:val="EndNoteBibliography"/>
        <w:ind w:left="720" w:hanging="720"/>
        <w:rPr>
          <w:noProof/>
        </w:rPr>
      </w:pPr>
      <w:r w:rsidRPr="00A22C98">
        <w:rPr>
          <w:noProof/>
        </w:rPr>
        <w:t>4.</w:t>
      </w:r>
      <w:r w:rsidRPr="00A22C98">
        <w:rPr>
          <w:noProof/>
        </w:rPr>
        <w:tab/>
        <w:t>Hounkpe BW, Chenou F, de Lima F</w:t>
      </w:r>
      <w:r w:rsidRPr="00A22C98">
        <w:rPr>
          <w:i/>
          <w:noProof/>
        </w:rPr>
        <w:t xml:space="preserve"> et al.</w:t>
      </w:r>
      <w:r w:rsidRPr="00A22C98">
        <w:rPr>
          <w:noProof/>
        </w:rPr>
        <w:t xml:space="preserve"> HRT Atlas v1.0 database: redefining human and mouse housekeeping genes and candidate reference transcripts by mining massive RNA-seq datasets. </w:t>
      </w:r>
      <w:r w:rsidRPr="00A22C98">
        <w:rPr>
          <w:i/>
          <w:noProof/>
        </w:rPr>
        <w:t>Nucleic Acids Res</w:t>
      </w:r>
      <w:r w:rsidRPr="00A22C98">
        <w:rPr>
          <w:noProof/>
        </w:rPr>
        <w:t xml:space="preserve"> 2021;49: D947-D955. </w:t>
      </w:r>
      <w:hyperlink r:id="rId13" w:history="1">
        <w:r w:rsidRPr="00A22C98">
          <w:rPr>
            <w:rStyle w:val="Hyperlink"/>
            <w:noProof/>
          </w:rPr>
          <w:t>https://doi.org/10.1093/nar/gkaa609</w:t>
        </w:r>
      </w:hyperlink>
    </w:p>
    <w:p w14:paraId="16982F93" w14:textId="2928F974" w:rsidR="00A22C98" w:rsidRPr="00A22C98" w:rsidRDefault="00A22C98" w:rsidP="00A22C98">
      <w:pPr>
        <w:pStyle w:val="EndNoteBibliography"/>
        <w:ind w:left="720" w:hanging="720"/>
        <w:rPr>
          <w:noProof/>
        </w:rPr>
      </w:pPr>
      <w:r w:rsidRPr="00A22C98">
        <w:rPr>
          <w:noProof/>
        </w:rPr>
        <w:t>5.</w:t>
      </w:r>
      <w:r w:rsidRPr="00A22C98">
        <w:rPr>
          <w:noProof/>
        </w:rPr>
        <w:tab/>
        <w:t>Tabula Muris C, Overall c, Logistical c</w:t>
      </w:r>
      <w:r w:rsidRPr="00A22C98">
        <w:rPr>
          <w:i/>
          <w:noProof/>
        </w:rPr>
        <w:t xml:space="preserve"> et al.</w:t>
      </w:r>
      <w:r w:rsidRPr="00A22C98">
        <w:rPr>
          <w:noProof/>
        </w:rPr>
        <w:t xml:space="preserve"> Single-cell transcriptomics of 20 mouse organs creates a Tabula Muris. </w:t>
      </w:r>
      <w:r w:rsidRPr="00A22C98">
        <w:rPr>
          <w:i/>
          <w:noProof/>
        </w:rPr>
        <w:t>Nature</w:t>
      </w:r>
      <w:r w:rsidRPr="00A22C98">
        <w:rPr>
          <w:noProof/>
        </w:rPr>
        <w:t xml:space="preserve"> 2018;562: 367-372. </w:t>
      </w:r>
      <w:hyperlink r:id="rId14" w:history="1">
        <w:r w:rsidRPr="00A22C98">
          <w:rPr>
            <w:rStyle w:val="Hyperlink"/>
            <w:noProof/>
          </w:rPr>
          <w:t>https://doi.org/10.1038/s41586-018-0590-4</w:t>
        </w:r>
      </w:hyperlink>
    </w:p>
    <w:p w14:paraId="4B2179AC" w14:textId="4D3C62D3" w:rsidR="00A22C98" w:rsidRPr="00A22C98" w:rsidRDefault="00A22C98" w:rsidP="00A22C98">
      <w:pPr>
        <w:pStyle w:val="EndNoteBibliography"/>
        <w:ind w:left="720" w:hanging="720"/>
        <w:rPr>
          <w:noProof/>
        </w:rPr>
      </w:pPr>
      <w:r w:rsidRPr="00A22C98">
        <w:rPr>
          <w:noProof/>
        </w:rPr>
        <w:t>6.</w:t>
      </w:r>
      <w:r w:rsidRPr="00A22C98">
        <w:rPr>
          <w:noProof/>
        </w:rPr>
        <w:tab/>
        <w:t>Tabula Sapiens C, Jones RC, Karkanias J</w:t>
      </w:r>
      <w:r w:rsidRPr="00A22C98">
        <w:rPr>
          <w:i/>
          <w:noProof/>
        </w:rPr>
        <w:t xml:space="preserve"> et al.</w:t>
      </w:r>
      <w:r w:rsidRPr="00A22C98">
        <w:rPr>
          <w:noProof/>
        </w:rPr>
        <w:t xml:space="preserve"> The Tabula Sapiens: A multiple-organ, single-cell transcriptomic atlas of humans. </w:t>
      </w:r>
      <w:r w:rsidRPr="00A22C98">
        <w:rPr>
          <w:i/>
          <w:noProof/>
        </w:rPr>
        <w:t>Science</w:t>
      </w:r>
      <w:r w:rsidRPr="00A22C98">
        <w:rPr>
          <w:noProof/>
        </w:rPr>
        <w:t xml:space="preserve"> 2022;376: eabl4896. </w:t>
      </w:r>
      <w:hyperlink r:id="rId15" w:history="1">
        <w:r w:rsidRPr="00A22C98">
          <w:rPr>
            <w:rStyle w:val="Hyperlink"/>
            <w:noProof/>
          </w:rPr>
          <w:t>https://doi.org/10.1126/science.abl4896</w:t>
        </w:r>
      </w:hyperlink>
    </w:p>
    <w:p w14:paraId="6CCFEB9F" w14:textId="27DF45AE" w:rsidR="00A22C98" w:rsidRPr="00A22C98" w:rsidRDefault="00A22C98" w:rsidP="00A22C98">
      <w:pPr>
        <w:pStyle w:val="EndNoteBibliography"/>
        <w:ind w:left="720" w:hanging="720"/>
        <w:rPr>
          <w:noProof/>
        </w:rPr>
      </w:pPr>
      <w:r w:rsidRPr="00A22C98">
        <w:rPr>
          <w:noProof/>
        </w:rPr>
        <w:t>7.</w:t>
      </w:r>
      <w:r w:rsidRPr="00A22C98">
        <w:rPr>
          <w:noProof/>
        </w:rPr>
        <w:tab/>
        <w:t xml:space="preserve">Cancer Genome Atlas Research N. Comprehensive molecular profiling of lung adenocarcinoma. </w:t>
      </w:r>
      <w:r w:rsidRPr="00A22C98">
        <w:rPr>
          <w:i/>
          <w:noProof/>
        </w:rPr>
        <w:t>Nature</w:t>
      </w:r>
      <w:r w:rsidRPr="00A22C98">
        <w:rPr>
          <w:noProof/>
        </w:rPr>
        <w:t xml:space="preserve"> 2014;511: 543-550. </w:t>
      </w:r>
      <w:hyperlink r:id="rId16" w:history="1">
        <w:r w:rsidRPr="00A22C98">
          <w:rPr>
            <w:rStyle w:val="Hyperlink"/>
            <w:noProof/>
          </w:rPr>
          <w:t>https://doi.org/10.1038/nature13385</w:t>
        </w:r>
      </w:hyperlink>
    </w:p>
    <w:p w14:paraId="307863F3" w14:textId="56CF86A2" w:rsidR="00A22C98" w:rsidRPr="00A22C98" w:rsidRDefault="00A22C98" w:rsidP="00A22C98">
      <w:pPr>
        <w:pStyle w:val="EndNoteBibliography"/>
        <w:ind w:left="720" w:hanging="720"/>
        <w:rPr>
          <w:noProof/>
        </w:rPr>
      </w:pPr>
      <w:r w:rsidRPr="00A22C98">
        <w:rPr>
          <w:noProof/>
        </w:rPr>
        <w:t>8.</w:t>
      </w:r>
      <w:r w:rsidRPr="00A22C98">
        <w:rPr>
          <w:noProof/>
        </w:rPr>
        <w:tab/>
        <w:t xml:space="preserve">Cancer Genome Atlas N. Comprehensive molecular portraits of human breast tumours. </w:t>
      </w:r>
      <w:r w:rsidRPr="00A22C98">
        <w:rPr>
          <w:i/>
          <w:noProof/>
        </w:rPr>
        <w:t>Nature</w:t>
      </w:r>
      <w:r w:rsidRPr="00A22C98">
        <w:rPr>
          <w:noProof/>
        </w:rPr>
        <w:t xml:space="preserve"> 2012;490: 61-70. </w:t>
      </w:r>
      <w:hyperlink r:id="rId17" w:history="1">
        <w:r w:rsidRPr="00A22C98">
          <w:rPr>
            <w:rStyle w:val="Hyperlink"/>
            <w:noProof/>
          </w:rPr>
          <w:t>https://doi.org/10.1038/nature11412</w:t>
        </w:r>
      </w:hyperlink>
    </w:p>
    <w:p w14:paraId="0883C764" w14:textId="4B6F2764" w:rsidR="00A22C98" w:rsidRPr="00A22C98" w:rsidRDefault="00A22C98" w:rsidP="00A22C98">
      <w:pPr>
        <w:pStyle w:val="EndNoteBibliography"/>
        <w:ind w:left="720" w:hanging="720"/>
        <w:rPr>
          <w:noProof/>
        </w:rPr>
      </w:pPr>
      <w:r w:rsidRPr="00A22C98">
        <w:rPr>
          <w:noProof/>
        </w:rPr>
        <w:t>9.</w:t>
      </w:r>
      <w:r w:rsidRPr="00A22C98">
        <w:rPr>
          <w:noProof/>
        </w:rPr>
        <w:tab/>
        <w:t>Siletti K, Hodge R, Mossi Albiach A</w:t>
      </w:r>
      <w:r w:rsidRPr="00A22C98">
        <w:rPr>
          <w:i/>
          <w:noProof/>
        </w:rPr>
        <w:t xml:space="preserve"> et al.</w:t>
      </w:r>
      <w:r w:rsidRPr="00A22C98">
        <w:rPr>
          <w:noProof/>
        </w:rPr>
        <w:t xml:space="preserve"> Transcriptomic diversity of cell types across the adult human brain. </w:t>
      </w:r>
      <w:r w:rsidRPr="00A22C98">
        <w:rPr>
          <w:i/>
          <w:noProof/>
        </w:rPr>
        <w:t>Science</w:t>
      </w:r>
      <w:r w:rsidRPr="00A22C98">
        <w:rPr>
          <w:noProof/>
        </w:rPr>
        <w:t xml:space="preserve"> 2023;382: eadd7046. </w:t>
      </w:r>
      <w:hyperlink r:id="rId18" w:history="1">
        <w:r w:rsidRPr="00A22C98">
          <w:rPr>
            <w:rStyle w:val="Hyperlink"/>
            <w:noProof/>
          </w:rPr>
          <w:t>https://doi.org/10.1126/science.add7046</w:t>
        </w:r>
      </w:hyperlink>
    </w:p>
    <w:p w14:paraId="20201B6A" w14:textId="2C189ACB" w:rsidR="00A22C98" w:rsidRPr="00A22C98" w:rsidRDefault="00A22C98" w:rsidP="00A22C98">
      <w:pPr>
        <w:pStyle w:val="EndNoteBibliography"/>
        <w:ind w:left="720" w:hanging="720"/>
        <w:rPr>
          <w:noProof/>
        </w:rPr>
      </w:pPr>
      <w:r w:rsidRPr="00A22C98">
        <w:rPr>
          <w:noProof/>
        </w:rPr>
        <w:t>10.</w:t>
      </w:r>
      <w:r w:rsidRPr="00A22C98">
        <w:rPr>
          <w:noProof/>
        </w:rPr>
        <w:tab/>
        <w:t xml:space="preserve">Wolf FA, Angerer P and Theis FJ. SCANPY: large-scale single-cell gene expression data analysis. </w:t>
      </w:r>
      <w:r w:rsidRPr="00A22C98">
        <w:rPr>
          <w:i/>
          <w:noProof/>
        </w:rPr>
        <w:t>Genome Biol</w:t>
      </w:r>
      <w:r w:rsidRPr="00A22C98">
        <w:rPr>
          <w:noProof/>
        </w:rPr>
        <w:t xml:space="preserve"> 2018;19: 15. </w:t>
      </w:r>
      <w:hyperlink r:id="rId19" w:history="1">
        <w:r w:rsidRPr="00A22C98">
          <w:rPr>
            <w:rStyle w:val="Hyperlink"/>
            <w:noProof/>
          </w:rPr>
          <w:t>https://doi.org/10.1186/s13059-017-1382-0</w:t>
        </w:r>
      </w:hyperlink>
    </w:p>
    <w:p w14:paraId="0082C5FD" w14:textId="213563B5" w:rsidR="00A22C98" w:rsidRPr="00A22C98" w:rsidRDefault="00A22C98" w:rsidP="00A22C98">
      <w:pPr>
        <w:pStyle w:val="EndNoteBibliography"/>
        <w:ind w:left="720" w:hanging="720"/>
        <w:rPr>
          <w:noProof/>
        </w:rPr>
      </w:pPr>
      <w:r w:rsidRPr="00A22C98">
        <w:rPr>
          <w:noProof/>
        </w:rPr>
        <w:t>11.</w:t>
      </w:r>
      <w:r w:rsidRPr="00A22C98">
        <w:rPr>
          <w:noProof/>
        </w:rPr>
        <w:tab/>
        <w:t>Hao Y, Hao S, Andersen-Nissen E</w:t>
      </w:r>
      <w:r w:rsidRPr="00A22C98">
        <w:rPr>
          <w:i/>
          <w:noProof/>
        </w:rPr>
        <w:t xml:space="preserve"> et al.</w:t>
      </w:r>
      <w:r w:rsidRPr="00A22C98">
        <w:rPr>
          <w:noProof/>
        </w:rPr>
        <w:t xml:space="preserve"> Integrated analysis of multimodal single-cell data. </w:t>
      </w:r>
      <w:r w:rsidRPr="00A22C98">
        <w:rPr>
          <w:i/>
          <w:noProof/>
        </w:rPr>
        <w:t>Cell</w:t>
      </w:r>
      <w:r w:rsidRPr="00A22C98">
        <w:rPr>
          <w:noProof/>
        </w:rPr>
        <w:t xml:space="preserve"> 2021;184: 3573-3587 e3529. </w:t>
      </w:r>
      <w:hyperlink r:id="rId20" w:history="1">
        <w:r w:rsidRPr="00A22C98">
          <w:rPr>
            <w:rStyle w:val="Hyperlink"/>
            <w:noProof/>
          </w:rPr>
          <w:t>https://doi.org/10.1016/j.cell.2021.04.048</w:t>
        </w:r>
      </w:hyperlink>
    </w:p>
    <w:p w14:paraId="6B6EEEB5" w14:textId="2E2E866E" w:rsidR="00A22C98" w:rsidRPr="00A22C98" w:rsidRDefault="00A22C98" w:rsidP="00A22C98">
      <w:pPr>
        <w:pStyle w:val="EndNoteBibliography"/>
        <w:ind w:left="720" w:hanging="720"/>
        <w:rPr>
          <w:noProof/>
        </w:rPr>
      </w:pPr>
      <w:r w:rsidRPr="00A22C98">
        <w:rPr>
          <w:noProof/>
        </w:rPr>
        <w:t>12.</w:t>
      </w:r>
      <w:r w:rsidRPr="00A22C98">
        <w:rPr>
          <w:noProof/>
        </w:rPr>
        <w:tab/>
        <w:t>Hao Y, Stuart T, Kowalski MH</w:t>
      </w:r>
      <w:r w:rsidRPr="00A22C98">
        <w:rPr>
          <w:i/>
          <w:noProof/>
        </w:rPr>
        <w:t xml:space="preserve"> et al.</w:t>
      </w:r>
      <w:r w:rsidRPr="00A22C98">
        <w:rPr>
          <w:noProof/>
        </w:rPr>
        <w:t xml:space="preserve"> Dictionary learning for integrative, multimodal and scalable single-cell analysis. </w:t>
      </w:r>
      <w:r w:rsidRPr="00A22C98">
        <w:rPr>
          <w:i/>
          <w:noProof/>
        </w:rPr>
        <w:t>Nat Biotechnol</w:t>
      </w:r>
      <w:r w:rsidRPr="00A22C98">
        <w:rPr>
          <w:noProof/>
        </w:rPr>
        <w:t xml:space="preserve"> 2024;42: 293-304. </w:t>
      </w:r>
      <w:hyperlink r:id="rId21" w:history="1">
        <w:r w:rsidRPr="00A22C98">
          <w:rPr>
            <w:rStyle w:val="Hyperlink"/>
            <w:noProof/>
          </w:rPr>
          <w:t>https://doi.org/10.1038/s41587-023-01767-y</w:t>
        </w:r>
      </w:hyperlink>
    </w:p>
    <w:p w14:paraId="73E3C3D6" w14:textId="0397A511" w:rsidR="00A22C98" w:rsidRPr="00A22C98" w:rsidRDefault="00A22C98" w:rsidP="00A22C98">
      <w:pPr>
        <w:pStyle w:val="EndNoteBibliography"/>
        <w:ind w:left="720" w:hanging="720"/>
        <w:rPr>
          <w:noProof/>
        </w:rPr>
      </w:pPr>
      <w:r w:rsidRPr="00A22C98">
        <w:rPr>
          <w:noProof/>
        </w:rPr>
        <w:lastRenderedPageBreak/>
        <w:t>13.</w:t>
      </w:r>
      <w:r w:rsidRPr="00A22C98">
        <w:rPr>
          <w:noProof/>
        </w:rPr>
        <w:tab/>
        <w:t>Cancer Genome Atlas Research N, Weinstein JN, Collisson EA</w:t>
      </w:r>
      <w:r w:rsidRPr="00A22C98">
        <w:rPr>
          <w:i/>
          <w:noProof/>
        </w:rPr>
        <w:t xml:space="preserve"> et al.</w:t>
      </w:r>
      <w:r w:rsidRPr="00A22C98">
        <w:rPr>
          <w:noProof/>
        </w:rPr>
        <w:t xml:space="preserve"> The Cancer Genome Atlas Pan-Cancer analysis project. </w:t>
      </w:r>
      <w:r w:rsidRPr="00A22C98">
        <w:rPr>
          <w:i/>
          <w:noProof/>
        </w:rPr>
        <w:t>Nat Genet</w:t>
      </w:r>
      <w:r w:rsidRPr="00A22C98">
        <w:rPr>
          <w:noProof/>
        </w:rPr>
        <w:t xml:space="preserve"> 2013;45: 1113-1120. </w:t>
      </w:r>
      <w:hyperlink r:id="rId22" w:history="1">
        <w:r w:rsidRPr="00A22C98">
          <w:rPr>
            <w:rStyle w:val="Hyperlink"/>
            <w:noProof/>
          </w:rPr>
          <w:t>https://doi.org/10.1038/ng.2764</w:t>
        </w:r>
      </w:hyperlink>
    </w:p>
    <w:p w14:paraId="24CE9FBE" w14:textId="776CDC4E" w:rsidR="00A22C98" w:rsidRPr="00A22C98" w:rsidRDefault="00A22C98" w:rsidP="00A22C98">
      <w:pPr>
        <w:pStyle w:val="EndNoteBibliography"/>
        <w:ind w:left="720" w:hanging="720"/>
        <w:rPr>
          <w:noProof/>
        </w:rPr>
      </w:pPr>
      <w:r w:rsidRPr="00A22C98">
        <w:rPr>
          <w:noProof/>
        </w:rPr>
        <w:t>14.</w:t>
      </w:r>
      <w:r w:rsidRPr="00A22C98">
        <w:rPr>
          <w:noProof/>
        </w:rPr>
        <w:tab/>
        <w:t>Colaprico A, Silva TC, Olsen C</w:t>
      </w:r>
      <w:r w:rsidRPr="00A22C98">
        <w:rPr>
          <w:i/>
          <w:noProof/>
        </w:rPr>
        <w:t xml:space="preserve"> et al.</w:t>
      </w:r>
      <w:r w:rsidRPr="00A22C98">
        <w:rPr>
          <w:noProof/>
        </w:rPr>
        <w:t xml:space="preserve"> TCGAbiolinks: an R/Bioconductor package for integrative analysis of TCGA data. </w:t>
      </w:r>
      <w:r w:rsidRPr="00A22C98">
        <w:rPr>
          <w:i/>
          <w:noProof/>
        </w:rPr>
        <w:t>Nucleic Acids Res</w:t>
      </w:r>
      <w:r w:rsidRPr="00A22C98">
        <w:rPr>
          <w:noProof/>
        </w:rPr>
        <w:t xml:space="preserve"> 2016;44: e71. </w:t>
      </w:r>
      <w:hyperlink r:id="rId23" w:history="1">
        <w:r w:rsidRPr="00A22C98">
          <w:rPr>
            <w:rStyle w:val="Hyperlink"/>
            <w:noProof/>
          </w:rPr>
          <w:t>https://doi.org/10.1093/nar/gkv1507</w:t>
        </w:r>
      </w:hyperlink>
    </w:p>
    <w:p w14:paraId="793A8A59" w14:textId="011C59E2" w:rsidR="00A22C98" w:rsidRPr="00A22C98" w:rsidRDefault="00A22C98" w:rsidP="00A22C98">
      <w:pPr>
        <w:pStyle w:val="EndNoteBibliography"/>
        <w:ind w:left="720" w:hanging="720"/>
        <w:rPr>
          <w:noProof/>
        </w:rPr>
      </w:pPr>
      <w:r w:rsidRPr="00A22C98">
        <w:rPr>
          <w:noProof/>
        </w:rPr>
        <w:t>15.</w:t>
      </w:r>
      <w:r w:rsidRPr="00A22C98">
        <w:rPr>
          <w:noProof/>
        </w:rPr>
        <w:tab/>
        <w:t>Cerami E, Gao J, Dogrusoz U</w:t>
      </w:r>
      <w:r w:rsidRPr="00A22C98">
        <w:rPr>
          <w:i/>
          <w:noProof/>
        </w:rPr>
        <w:t xml:space="preserve"> et al.</w:t>
      </w:r>
      <w:r w:rsidRPr="00A22C98">
        <w:rPr>
          <w:noProof/>
        </w:rPr>
        <w:t xml:space="preserve"> The cBio cancer genomics portal: an open platform for exploring multidimensional cancer genomics data. </w:t>
      </w:r>
      <w:r w:rsidRPr="00A22C98">
        <w:rPr>
          <w:i/>
          <w:noProof/>
        </w:rPr>
        <w:t>Cancer Discov</w:t>
      </w:r>
      <w:r w:rsidRPr="00A22C98">
        <w:rPr>
          <w:noProof/>
        </w:rPr>
        <w:t xml:space="preserve"> 2012;2: 401-404. </w:t>
      </w:r>
      <w:hyperlink r:id="rId24" w:history="1">
        <w:r w:rsidRPr="00A22C98">
          <w:rPr>
            <w:rStyle w:val="Hyperlink"/>
            <w:noProof/>
          </w:rPr>
          <w:t>https://doi.org/10.1158/2159-8290.CD-12-0095</w:t>
        </w:r>
      </w:hyperlink>
    </w:p>
    <w:p w14:paraId="396E902B" w14:textId="20DDAB8A" w:rsidR="00A22C98" w:rsidRPr="00A22C98" w:rsidRDefault="00A22C98" w:rsidP="00A22C98">
      <w:pPr>
        <w:pStyle w:val="EndNoteBibliography"/>
        <w:ind w:left="720" w:hanging="720"/>
        <w:rPr>
          <w:noProof/>
        </w:rPr>
      </w:pPr>
      <w:r w:rsidRPr="00A22C98">
        <w:rPr>
          <w:noProof/>
        </w:rPr>
        <w:t>16.</w:t>
      </w:r>
      <w:r w:rsidRPr="00A22C98">
        <w:rPr>
          <w:noProof/>
        </w:rPr>
        <w:tab/>
        <w:t>Perou CM, Sorlie T, Eisen MB</w:t>
      </w:r>
      <w:r w:rsidRPr="00A22C98">
        <w:rPr>
          <w:i/>
          <w:noProof/>
        </w:rPr>
        <w:t xml:space="preserve"> et al.</w:t>
      </w:r>
      <w:r w:rsidRPr="00A22C98">
        <w:rPr>
          <w:noProof/>
        </w:rPr>
        <w:t xml:space="preserve"> Molecular portraits of human breast tumours. </w:t>
      </w:r>
      <w:r w:rsidRPr="00A22C98">
        <w:rPr>
          <w:i/>
          <w:noProof/>
        </w:rPr>
        <w:t>Nature</w:t>
      </w:r>
      <w:r w:rsidRPr="00A22C98">
        <w:rPr>
          <w:noProof/>
        </w:rPr>
        <w:t xml:space="preserve"> 2000;406: 747-752. </w:t>
      </w:r>
      <w:hyperlink r:id="rId25" w:history="1">
        <w:r w:rsidRPr="00A22C98">
          <w:rPr>
            <w:rStyle w:val="Hyperlink"/>
            <w:noProof/>
          </w:rPr>
          <w:t>https://doi.org/10.1038/35021093</w:t>
        </w:r>
      </w:hyperlink>
    </w:p>
    <w:p w14:paraId="1B51B703" w14:textId="7BA5A7E2" w:rsidR="00A22C98" w:rsidRPr="00A22C98" w:rsidRDefault="00A22C98" w:rsidP="00A22C98">
      <w:pPr>
        <w:pStyle w:val="EndNoteBibliography"/>
        <w:ind w:left="720" w:hanging="720"/>
        <w:rPr>
          <w:noProof/>
        </w:rPr>
      </w:pPr>
      <w:r w:rsidRPr="00A22C98">
        <w:rPr>
          <w:noProof/>
        </w:rPr>
        <w:t>17.</w:t>
      </w:r>
      <w:r w:rsidRPr="00A22C98">
        <w:rPr>
          <w:noProof/>
        </w:rPr>
        <w:tab/>
        <w:t>Parker JS, Mullins M, Cheang MC</w:t>
      </w:r>
      <w:r w:rsidRPr="00A22C98">
        <w:rPr>
          <w:i/>
          <w:noProof/>
        </w:rPr>
        <w:t xml:space="preserve"> et al.</w:t>
      </w:r>
      <w:r w:rsidRPr="00A22C98">
        <w:rPr>
          <w:noProof/>
        </w:rPr>
        <w:t xml:space="preserve"> Supervised risk predictor of breast cancer based on intrinsic subtypes. </w:t>
      </w:r>
      <w:r w:rsidRPr="00A22C98">
        <w:rPr>
          <w:i/>
          <w:noProof/>
        </w:rPr>
        <w:t>J Clin Oncol</w:t>
      </w:r>
      <w:r w:rsidRPr="00A22C98">
        <w:rPr>
          <w:noProof/>
        </w:rPr>
        <w:t xml:space="preserve"> 2009;27: 1160-1167. </w:t>
      </w:r>
      <w:hyperlink r:id="rId26" w:history="1">
        <w:r w:rsidRPr="00A22C98">
          <w:rPr>
            <w:rStyle w:val="Hyperlink"/>
            <w:noProof/>
          </w:rPr>
          <w:t>https://doi.org/10.1200/JCO.2008.18.1370</w:t>
        </w:r>
      </w:hyperlink>
    </w:p>
    <w:p w14:paraId="3564461C" w14:textId="059FB979" w:rsidR="00A22C98" w:rsidRPr="00A22C98" w:rsidRDefault="00A22C98" w:rsidP="00A22C98">
      <w:pPr>
        <w:pStyle w:val="EndNoteBibliography"/>
        <w:ind w:left="720" w:hanging="720"/>
        <w:rPr>
          <w:noProof/>
        </w:rPr>
      </w:pPr>
      <w:r w:rsidRPr="00A22C98">
        <w:rPr>
          <w:noProof/>
        </w:rPr>
        <w:t>18.</w:t>
      </w:r>
      <w:r w:rsidRPr="00A22C98">
        <w:rPr>
          <w:noProof/>
        </w:rPr>
        <w:tab/>
        <w:t xml:space="preserve">Edmondson HA and Steiner PE. Primary carcinoma of the liver: a study of 100 cases among 48,900 necropsies. </w:t>
      </w:r>
      <w:r w:rsidRPr="00A22C98">
        <w:rPr>
          <w:i/>
          <w:noProof/>
        </w:rPr>
        <w:t>Cancer</w:t>
      </w:r>
      <w:r w:rsidRPr="00A22C98">
        <w:rPr>
          <w:noProof/>
        </w:rPr>
        <w:t xml:space="preserve"> 1954;7: 462-503. </w:t>
      </w:r>
      <w:hyperlink r:id="rId27" w:history="1">
        <w:r w:rsidRPr="00A22C98">
          <w:rPr>
            <w:rStyle w:val="Hyperlink"/>
            <w:noProof/>
          </w:rPr>
          <w:t>https://doi.org/10.1002/1097-0142(195405)7:3</w:t>
        </w:r>
      </w:hyperlink>
      <w:r w:rsidRPr="00A22C98">
        <w:rPr>
          <w:noProof/>
        </w:rPr>
        <w:t>&lt;462::aid-cncr2820070308&gt;3.0.co;2-e</w:t>
      </w:r>
    </w:p>
    <w:p w14:paraId="6AED320B" w14:textId="0F1FABC7" w:rsidR="00A22C98" w:rsidRPr="00A22C98" w:rsidRDefault="00A22C98" w:rsidP="00A22C98">
      <w:pPr>
        <w:pStyle w:val="EndNoteBibliography"/>
        <w:ind w:left="720" w:hanging="720"/>
        <w:rPr>
          <w:noProof/>
        </w:rPr>
      </w:pPr>
      <w:r w:rsidRPr="00A22C98">
        <w:rPr>
          <w:noProof/>
        </w:rPr>
        <w:t>19.</w:t>
      </w:r>
      <w:r w:rsidRPr="00A22C98">
        <w:rPr>
          <w:noProof/>
        </w:rPr>
        <w:tab/>
        <w:t>Tran HTN, Ang KS, Chevrier M</w:t>
      </w:r>
      <w:r w:rsidRPr="00A22C98">
        <w:rPr>
          <w:i/>
          <w:noProof/>
        </w:rPr>
        <w:t xml:space="preserve"> et al.</w:t>
      </w:r>
      <w:r w:rsidRPr="00A22C98">
        <w:rPr>
          <w:noProof/>
        </w:rPr>
        <w:t xml:space="preserve"> A benchmark of batch-effect correction methods for single-cell RNA sequencing data. </w:t>
      </w:r>
      <w:r w:rsidRPr="00A22C98">
        <w:rPr>
          <w:i/>
          <w:noProof/>
        </w:rPr>
        <w:t>Genome Biol</w:t>
      </w:r>
      <w:r w:rsidRPr="00A22C98">
        <w:rPr>
          <w:noProof/>
        </w:rPr>
        <w:t xml:space="preserve"> 2020;21: 12. </w:t>
      </w:r>
      <w:hyperlink r:id="rId28" w:history="1">
        <w:r w:rsidRPr="00A22C98">
          <w:rPr>
            <w:rStyle w:val="Hyperlink"/>
            <w:noProof/>
          </w:rPr>
          <w:t>https://doi.org/10.1186/s13059-019-1850-9</w:t>
        </w:r>
      </w:hyperlink>
    </w:p>
    <w:p w14:paraId="7B5C4FD7" w14:textId="5C4EDE86" w:rsidR="00A22C98" w:rsidRPr="00A22C98" w:rsidRDefault="00A22C98" w:rsidP="00A22C98">
      <w:pPr>
        <w:pStyle w:val="EndNoteBibliography"/>
        <w:ind w:left="720" w:hanging="720"/>
        <w:rPr>
          <w:noProof/>
        </w:rPr>
      </w:pPr>
      <w:r w:rsidRPr="00A22C98">
        <w:rPr>
          <w:noProof/>
        </w:rPr>
        <w:t>20.</w:t>
      </w:r>
      <w:r w:rsidRPr="00A22C98">
        <w:rPr>
          <w:noProof/>
        </w:rPr>
        <w:tab/>
        <w:t>Tsai HH, Niu J, Munji R</w:t>
      </w:r>
      <w:r w:rsidRPr="00A22C98">
        <w:rPr>
          <w:i/>
          <w:noProof/>
        </w:rPr>
        <w:t xml:space="preserve"> et al.</w:t>
      </w:r>
      <w:r w:rsidRPr="00A22C98">
        <w:rPr>
          <w:noProof/>
        </w:rPr>
        <w:t xml:space="preserve"> Oligodendrocyte precursors migrate along vasculature in the developing nervous system. </w:t>
      </w:r>
      <w:r w:rsidRPr="00A22C98">
        <w:rPr>
          <w:i/>
          <w:noProof/>
        </w:rPr>
        <w:t>Science</w:t>
      </w:r>
      <w:r w:rsidRPr="00A22C98">
        <w:rPr>
          <w:noProof/>
        </w:rPr>
        <w:t xml:space="preserve"> 2016;351: 379-384. </w:t>
      </w:r>
      <w:hyperlink r:id="rId29" w:history="1">
        <w:r w:rsidRPr="00A22C98">
          <w:rPr>
            <w:rStyle w:val="Hyperlink"/>
            <w:noProof/>
          </w:rPr>
          <w:t>https://doi.org/10.1126/science.aad3839</w:t>
        </w:r>
      </w:hyperlink>
    </w:p>
    <w:p w14:paraId="0725DC3C" w14:textId="57EFE858" w:rsidR="00A22C98" w:rsidRPr="00A22C98" w:rsidRDefault="00A22C98" w:rsidP="00A22C98">
      <w:pPr>
        <w:pStyle w:val="EndNoteBibliography"/>
        <w:ind w:left="720" w:hanging="720"/>
        <w:rPr>
          <w:noProof/>
        </w:rPr>
      </w:pPr>
      <w:r w:rsidRPr="00A22C98">
        <w:rPr>
          <w:noProof/>
        </w:rPr>
        <w:t>21.</w:t>
      </w:r>
      <w:r w:rsidRPr="00A22C98">
        <w:rPr>
          <w:noProof/>
        </w:rPr>
        <w:tab/>
        <w:t>Su Y, Wang X, Yang Y</w:t>
      </w:r>
      <w:r w:rsidRPr="00A22C98">
        <w:rPr>
          <w:i/>
          <w:noProof/>
        </w:rPr>
        <w:t xml:space="preserve"> et al.</w:t>
      </w:r>
      <w:r w:rsidRPr="00A22C98">
        <w:rPr>
          <w:noProof/>
        </w:rPr>
        <w:t xml:space="preserve"> Astrocyte endfoot formation controls the termination of oligodendrocyte precursor cell perivascular migration during development. </w:t>
      </w:r>
      <w:r w:rsidRPr="00A22C98">
        <w:rPr>
          <w:i/>
          <w:noProof/>
        </w:rPr>
        <w:t>Neuron</w:t>
      </w:r>
      <w:r w:rsidRPr="00A22C98">
        <w:rPr>
          <w:noProof/>
        </w:rPr>
        <w:t xml:space="preserve"> 2023;111: 190-201 e198. </w:t>
      </w:r>
      <w:hyperlink r:id="rId30" w:history="1">
        <w:r w:rsidRPr="00A22C98">
          <w:rPr>
            <w:rStyle w:val="Hyperlink"/>
            <w:noProof/>
          </w:rPr>
          <w:t>https://doi.org/10.1016/j.neuron.2022.10.032</w:t>
        </w:r>
      </w:hyperlink>
    </w:p>
    <w:p w14:paraId="67D6C26F" w14:textId="0B551D3B" w:rsidR="00A22C98" w:rsidRPr="00A22C98" w:rsidRDefault="00A22C98" w:rsidP="00A22C98">
      <w:pPr>
        <w:pStyle w:val="EndNoteBibliography"/>
        <w:ind w:left="720" w:hanging="720"/>
        <w:rPr>
          <w:noProof/>
        </w:rPr>
      </w:pPr>
      <w:r w:rsidRPr="00A22C98">
        <w:rPr>
          <w:noProof/>
        </w:rPr>
        <w:t>22.</w:t>
      </w:r>
      <w:r w:rsidRPr="00A22C98">
        <w:rPr>
          <w:noProof/>
        </w:rPr>
        <w:tab/>
        <w:t>Foerster S, Floriddia EM, van Bruggen D</w:t>
      </w:r>
      <w:r w:rsidRPr="00A22C98">
        <w:rPr>
          <w:i/>
          <w:noProof/>
        </w:rPr>
        <w:t xml:space="preserve"> et al.</w:t>
      </w:r>
      <w:r w:rsidRPr="00A22C98">
        <w:rPr>
          <w:noProof/>
        </w:rPr>
        <w:t xml:space="preserve"> Developmental origin of oligodendrocytes determines their function in the adult brain. </w:t>
      </w:r>
      <w:r w:rsidRPr="00A22C98">
        <w:rPr>
          <w:i/>
          <w:noProof/>
        </w:rPr>
        <w:t>Nat Neurosci</w:t>
      </w:r>
      <w:r w:rsidRPr="00A22C98">
        <w:rPr>
          <w:noProof/>
        </w:rPr>
        <w:t xml:space="preserve"> 2024;27: 1545-1554. </w:t>
      </w:r>
      <w:hyperlink r:id="rId31" w:history="1">
        <w:r w:rsidRPr="00A22C98">
          <w:rPr>
            <w:rStyle w:val="Hyperlink"/>
            <w:noProof/>
          </w:rPr>
          <w:t>https://doi.org/10.1038/s41593-024-01666-8</w:t>
        </w:r>
      </w:hyperlink>
    </w:p>
    <w:p w14:paraId="4F922AC6" w14:textId="5909A1D4" w:rsidR="00A22C98" w:rsidRPr="00A22C98" w:rsidRDefault="00A22C98" w:rsidP="00A22C98">
      <w:pPr>
        <w:pStyle w:val="EndNoteBibliography"/>
        <w:ind w:left="720" w:hanging="720"/>
        <w:rPr>
          <w:noProof/>
        </w:rPr>
      </w:pPr>
      <w:r w:rsidRPr="00A22C98">
        <w:rPr>
          <w:noProof/>
        </w:rPr>
        <w:t>23.</w:t>
      </w:r>
      <w:r w:rsidRPr="00A22C98">
        <w:rPr>
          <w:noProof/>
        </w:rPr>
        <w:tab/>
        <w:t xml:space="preserve">Reeber SL, Arancillo M and Sillitoe RV. Bergmann glia are patterned into topographic molecular zones in the cerebellum. </w:t>
      </w:r>
      <w:r w:rsidRPr="00A22C98">
        <w:rPr>
          <w:i/>
          <w:noProof/>
        </w:rPr>
        <w:t>Cerebellum</w:t>
      </w:r>
      <w:r w:rsidRPr="00A22C98">
        <w:rPr>
          <w:noProof/>
        </w:rPr>
        <w:t xml:space="preserve"> 2015;14: 392-403. </w:t>
      </w:r>
      <w:hyperlink r:id="rId32" w:history="1">
        <w:r w:rsidRPr="00A22C98">
          <w:rPr>
            <w:rStyle w:val="Hyperlink"/>
            <w:noProof/>
          </w:rPr>
          <w:t>https://doi.org/10.1007/s12311-015-0665-4</w:t>
        </w:r>
      </w:hyperlink>
    </w:p>
    <w:p w14:paraId="12236320" w14:textId="756FCDB1" w:rsidR="00A22C98" w:rsidRPr="00A22C98" w:rsidRDefault="00A22C98" w:rsidP="00A22C98">
      <w:pPr>
        <w:pStyle w:val="EndNoteBibliography"/>
        <w:ind w:left="720" w:hanging="720"/>
        <w:rPr>
          <w:noProof/>
        </w:rPr>
      </w:pPr>
      <w:r w:rsidRPr="00A22C98">
        <w:rPr>
          <w:noProof/>
        </w:rPr>
        <w:t>24.</w:t>
      </w:r>
      <w:r w:rsidRPr="00A22C98">
        <w:rPr>
          <w:noProof/>
        </w:rPr>
        <w:tab/>
        <w:t>Zhang Y, Li D, Cai Y</w:t>
      </w:r>
      <w:r w:rsidRPr="00A22C98">
        <w:rPr>
          <w:i/>
          <w:noProof/>
        </w:rPr>
        <w:t xml:space="preserve"> et al.</w:t>
      </w:r>
      <w:r w:rsidRPr="00A22C98">
        <w:rPr>
          <w:noProof/>
        </w:rPr>
        <w:t xml:space="preserve"> Astrocyte allocation during brain development is controlled by Tcf4-mediated fate restriction. </w:t>
      </w:r>
      <w:r w:rsidRPr="00A22C98">
        <w:rPr>
          <w:i/>
          <w:noProof/>
        </w:rPr>
        <w:t>EMBO J</w:t>
      </w:r>
      <w:r w:rsidRPr="00A22C98">
        <w:rPr>
          <w:noProof/>
        </w:rPr>
        <w:t xml:space="preserve"> 2024;43: 5114-5140. </w:t>
      </w:r>
      <w:hyperlink r:id="rId33" w:history="1">
        <w:r w:rsidRPr="00A22C98">
          <w:rPr>
            <w:rStyle w:val="Hyperlink"/>
            <w:noProof/>
          </w:rPr>
          <w:t>https://doi.org/10.1038/s44318-024-00218-x</w:t>
        </w:r>
      </w:hyperlink>
    </w:p>
    <w:p w14:paraId="45816578" w14:textId="5E9B8076" w:rsidR="00A22C98" w:rsidRPr="00A22C98" w:rsidRDefault="00A22C98" w:rsidP="00A22C98">
      <w:pPr>
        <w:pStyle w:val="EndNoteBibliography"/>
        <w:ind w:left="720" w:hanging="720"/>
        <w:rPr>
          <w:noProof/>
        </w:rPr>
      </w:pPr>
      <w:r w:rsidRPr="00A22C98">
        <w:rPr>
          <w:noProof/>
        </w:rPr>
        <w:lastRenderedPageBreak/>
        <w:t>25.</w:t>
      </w:r>
      <w:r w:rsidRPr="00A22C98">
        <w:rPr>
          <w:noProof/>
        </w:rPr>
        <w:tab/>
        <w:t xml:space="preserve">Tan YL, Yuan Y and Tian L. Microglial regional heterogeneity and its role in the brain. </w:t>
      </w:r>
      <w:r w:rsidRPr="00A22C98">
        <w:rPr>
          <w:i/>
          <w:noProof/>
        </w:rPr>
        <w:t>Mol Psychiatry</w:t>
      </w:r>
      <w:r w:rsidRPr="00A22C98">
        <w:rPr>
          <w:noProof/>
        </w:rPr>
        <w:t xml:space="preserve"> 2020;25: 351-367. </w:t>
      </w:r>
      <w:hyperlink r:id="rId34" w:history="1">
        <w:r w:rsidRPr="00A22C98">
          <w:rPr>
            <w:rStyle w:val="Hyperlink"/>
            <w:noProof/>
          </w:rPr>
          <w:t>https://doi.org/10.1038/s41380-019-0609-8</w:t>
        </w:r>
      </w:hyperlink>
    </w:p>
    <w:p w14:paraId="45C36577" w14:textId="32A3B8B0" w:rsidR="00A22C98" w:rsidRPr="00A22C98" w:rsidRDefault="00A22C98" w:rsidP="00A22C98">
      <w:pPr>
        <w:pStyle w:val="EndNoteBibliography"/>
        <w:ind w:left="720" w:hanging="720"/>
        <w:rPr>
          <w:noProof/>
        </w:rPr>
      </w:pPr>
      <w:r w:rsidRPr="00A22C98">
        <w:rPr>
          <w:noProof/>
        </w:rPr>
        <w:t>26.</w:t>
      </w:r>
      <w:r w:rsidRPr="00A22C98">
        <w:rPr>
          <w:noProof/>
        </w:rPr>
        <w:tab/>
        <w:t xml:space="preserve">Shemer A and Jung S. The molecular determinants of microglial developmental colonization. </w:t>
      </w:r>
      <w:r w:rsidRPr="00A22C98">
        <w:rPr>
          <w:i/>
          <w:noProof/>
        </w:rPr>
        <w:t>Nat Rev Neurosci</w:t>
      </w:r>
      <w:r w:rsidRPr="00A22C98">
        <w:rPr>
          <w:noProof/>
        </w:rPr>
        <w:t xml:space="preserve"> 2024;25: 414-427. </w:t>
      </w:r>
      <w:hyperlink r:id="rId35" w:history="1">
        <w:r w:rsidRPr="00A22C98">
          <w:rPr>
            <w:rStyle w:val="Hyperlink"/>
            <w:noProof/>
          </w:rPr>
          <w:t>https://doi.org/10.1038/s41583-024-00808-6</w:t>
        </w:r>
      </w:hyperlink>
    </w:p>
    <w:p w14:paraId="0F774C09" w14:textId="2910D9E0" w:rsidR="00A22C98" w:rsidRPr="00A22C98" w:rsidRDefault="00A22C98" w:rsidP="00A22C98">
      <w:pPr>
        <w:pStyle w:val="EndNoteBibliography"/>
        <w:ind w:left="720" w:hanging="720"/>
        <w:rPr>
          <w:noProof/>
        </w:rPr>
      </w:pPr>
      <w:r w:rsidRPr="00A22C98">
        <w:rPr>
          <w:noProof/>
        </w:rPr>
        <w:t>27.</w:t>
      </w:r>
      <w:r w:rsidRPr="00A22C98">
        <w:rPr>
          <w:noProof/>
        </w:rPr>
        <w:tab/>
        <w:t>Menassa DA, Muntslag TAO, Martin-Estebane M</w:t>
      </w:r>
      <w:r w:rsidRPr="00A22C98">
        <w:rPr>
          <w:i/>
          <w:noProof/>
        </w:rPr>
        <w:t xml:space="preserve"> et al.</w:t>
      </w:r>
      <w:r w:rsidRPr="00A22C98">
        <w:rPr>
          <w:noProof/>
        </w:rPr>
        <w:t xml:space="preserve"> The spatiotemporal dynamics of microglia across the human lifespan. </w:t>
      </w:r>
      <w:r w:rsidRPr="00A22C98">
        <w:rPr>
          <w:i/>
          <w:noProof/>
        </w:rPr>
        <w:t>Dev Cell</w:t>
      </w:r>
      <w:r w:rsidRPr="00A22C98">
        <w:rPr>
          <w:noProof/>
        </w:rPr>
        <w:t xml:space="preserve"> 2022;57: 2127-2139 e2126. </w:t>
      </w:r>
      <w:hyperlink r:id="rId36" w:history="1">
        <w:r w:rsidRPr="00A22C98">
          <w:rPr>
            <w:rStyle w:val="Hyperlink"/>
            <w:noProof/>
          </w:rPr>
          <w:t>https://doi.org/10.1016/j.devcel.2022.07.015</w:t>
        </w:r>
      </w:hyperlink>
    </w:p>
    <w:p w14:paraId="6734A405" w14:textId="6BA63802" w:rsidR="00A22C98" w:rsidRPr="00A22C98" w:rsidRDefault="00A22C98" w:rsidP="00A22C98">
      <w:pPr>
        <w:pStyle w:val="EndNoteBibliography"/>
        <w:ind w:left="720" w:hanging="720"/>
        <w:rPr>
          <w:noProof/>
        </w:rPr>
      </w:pPr>
      <w:r w:rsidRPr="00A22C98">
        <w:rPr>
          <w:noProof/>
        </w:rPr>
        <w:t>28.</w:t>
      </w:r>
      <w:r w:rsidRPr="00A22C98">
        <w:rPr>
          <w:noProof/>
        </w:rPr>
        <w:tab/>
        <w:t>Barry-Carroll L, Greulich P, Marshall AR</w:t>
      </w:r>
      <w:r w:rsidRPr="00A22C98">
        <w:rPr>
          <w:i/>
          <w:noProof/>
        </w:rPr>
        <w:t xml:space="preserve"> et al.</w:t>
      </w:r>
      <w:r w:rsidRPr="00A22C98">
        <w:rPr>
          <w:noProof/>
        </w:rPr>
        <w:t xml:space="preserve"> Microglia colonize the developing brain by clonal expansion of highly proliferative progenitors, following allometric scaling. </w:t>
      </w:r>
      <w:r w:rsidRPr="00A22C98">
        <w:rPr>
          <w:i/>
          <w:noProof/>
        </w:rPr>
        <w:t>Cell Rep</w:t>
      </w:r>
      <w:r w:rsidRPr="00A22C98">
        <w:rPr>
          <w:noProof/>
        </w:rPr>
        <w:t xml:space="preserve"> 2023;42: 112425. </w:t>
      </w:r>
      <w:hyperlink r:id="rId37" w:history="1">
        <w:r w:rsidRPr="00A22C98">
          <w:rPr>
            <w:rStyle w:val="Hyperlink"/>
            <w:noProof/>
          </w:rPr>
          <w:t>https://doi.org/10.1016/j.celrep.2023.112425</w:t>
        </w:r>
      </w:hyperlink>
    </w:p>
    <w:p w14:paraId="3A375E06" w14:textId="6CA7831D" w:rsidR="00A22C98" w:rsidRPr="00A22C98" w:rsidRDefault="00A22C98" w:rsidP="00A22C98">
      <w:pPr>
        <w:pStyle w:val="EndNoteBibliography"/>
        <w:ind w:left="720" w:hanging="720"/>
        <w:rPr>
          <w:noProof/>
        </w:rPr>
      </w:pPr>
      <w:r w:rsidRPr="00A22C98">
        <w:rPr>
          <w:noProof/>
        </w:rPr>
        <w:t>29.</w:t>
      </w:r>
      <w:r w:rsidRPr="00A22C98">
        <w:rPr>
          <w:noProof/>
        </w:rPr>
        <w:tab/>
        <w:t>Schaffenrath J, Huang SF, Wyss T</w:t>
      </w:r>
      <w:r w:rsidRPr="00A22C98">
        <w:rPr>
          <w:i/>
          <w:noProof/>
        </w:rPr>
        <w:t xml:space="preserve"> et al.</w:t>
      </w:r>
      <w:r w:rsidRPr="00A22C98">
        <w:rPr>
          <w:noProof/>
        </w:rPr>
        <w:t xml:space="preserve"> Characteristics of blood-brain barrier heterogeneity between brain regions. </w:t>
      </w:r>
      <w:r w:rsidRPr="00A22C98">
        <w:rPr>
          <w:i/>
          <w:noProof/>
        </w:rPr>
        <w:t>Nat Neurosci</w:t>
      </w:r>
      <w:r w:rsidRPr="00A22C98">
        <w:rPr>
          <w:noProof/>
        </w:rPr>
        <w:t xml:space="preserve"> 2024;27: 1851-1865. </w:t>
      </w:r>
      <w:hyperlink r:id="rId38" w:history="1">
        <w:r w:rsidRPr="00A22C98">
          <w:rPr>
            <w:rStyle w:val="Hyperlink"/>
            <w:noProof/>
          </w:rPr>
          <w:t>https://doi.org/10.1038/s41593-024-01734-5</w:t>
        </w:r>
      </w:hyperlink>
    </w:p>
    <w:p w14:paraId="30A46394" w14:textId="4FBF835C" w:rsidR="00A22C98" w:rsidRPr="00A22C98" w:rsidRDefault="00A22C98" w:rsidP="00A22C98">
      <w:pPr>
        <w:pStyle w:val="EndNoteBibliography"/>
        <w:ind w:left="720" w:hanging="720"/>
        <w:rPr>
          <w:noProof/>
        </w:rPr>
      </w:pPr>
      <w:r w:rsidRPr="00A22C98">
        <w:rPr>
          <w:noProof/>
        </w:rPr>
        <w:t>30.</w:t>
      </w:r>
      <w:r w:rsidRPr="00A22C98">
        <w:rPr>
          <w:noProof/>
        </w:rPr>
        <w:tab/>
        <w:t>Jones HE, Coelho-Santos V, Bonney SK</w:t>
      </w:r>
      <w:r w:rsidRPr="00A22C98">
        <w:rPr>
          <w:i/>
          <w:noProof/>
        </w:rPr>
        <w:t xml:space="preserve"> et al.</w:t>
      </w:r>
      <w:r w:rsidRPr="00A22C98">
        <w:rPr>
          <w:noProof/>
        </w:rPr>
        <w:t xml:space="preserve"> Meningeal origins and dynamics of perivascular fibroblast development on the mouse cerebral vasculature. </w:t>
      </w:r>
      <w:r w:rsidRPr="00A22C98">
        <w:rPr>
          <w:i/>
          <w:noProof/>
        </w:rPr>
        <w:t>Development</w:t>
      </w:r>
      <w:r w:rsidRPr="00A22C98">
        <w:rPr>
          <w:noProof/>
        </w:rPr>
        <w:t xml:space="preserve"> 2023;150: dev201805. </w:t>
      </w:r>
      <w:hyperlink r:id="rId39" w:history="1">
        <w:r w:rsidRPr="00A22C98">
          <w:rPr>
            <w:rStyle w:val="Hyperlink"/>
            <w:noProof/>
          </w:rPr>
          <w:t>https://doi.org/10.1242/dev.201805</w:t>
        </w:r>
      </w:hyperlink>
    </w:p>
    <w:p w14:paraId="22DBA84C" w14:textId="4AA82F19" w:rsidR="00A22C98" w:rsidRPr="00A22C98" w:rsidRDefault="00A22C98" w:rsidP="00A22C98">
      <w:pPr>
        <w:pStyle w:val="EndNoteBibliography"/>
        <w:ind w:left="720" w:hanging="720"/>
        <w:rPr>
          <w:noProof/>
        </w:rPr>
      </w:pPr>
      <w:r w:rsidRPr="00A22C98">
        <w:rPr>
          <w:noProof/>
        </w:rPr>
        <w:t>31.</w:t>
      </w:r>
      <w:r w:rsidRPr="00A22C98">
        <w:rPr>
          <w:noProof/>
        </w:rPr>
        <w:tab/>
        <w:t xml:space="preserve">Yang Z. PAML 4: phylogenetic analysis by maximum likelihood. </w:t>
      </w:r>
      <w:r w:rsidRPr="00A22C98">
        <w:rPr>
          <w:i/>
          <w:noProof/>
        </w:rPr>
        <w:t>Mol Biol Evol</w:t>
      </w:r>
      <w:r w:rsidRPr="00A22C98">
        <w:rPr>
          <w:noProof/>
        </w:rPr>
        <w:t xml:space="preserve"> 2007;24: 1586-1591. </w:t>
      </w:r>
      <w:hyperlink r:id="rId40" w:history="1">
        <w:r w:rsidRPr="00A22C98">
          <w:rPr>
            <w:rStyle w:val="Hyperlink"/>
            <w:noProof/>
          </w:rPr>
          <w:t>https://doi.org/10.1093/molbev/msm088</w:t>
        </w:r>
      </w:hyperlink>
    </w:p>
    <w:p w14:paraId="03F80DCB" w14:textId="2E40BF2E" w:rsidR="00A22C98" w:rsidRPr="00A22C98" w:rsidRDefault="00A22C98" w:rsidP="00A22C98">
      <w:pPr>
        <w:pStyle w:val="EndNoteBibliography"/>
        <w:ind w:left="720" w:hanging="720"/>
        <w:rPr>
          <w:noProof/>
        </w:rPr>
      </w:pPr>
      <w:r w:rsidRPr="00A22C98">
        <w:rPr>
          <w:noProof/>
        </w:rPr>
        <w:t>32.</w:t>
      </w:r>
      <w:r w:rsidRPr="00A22C98">
        <w:rPr>
          <w:noProof/>
        </w:rPr>
        <w:tab/>
        <w:t>Tarashansky AJ, Musser JM, Khariton M</w:t>
      </w:r>
      <w:r w:rsidRPr="00A22C98">
        <w:rPr>
          <w:i/>
          <w:noProof/>
        </w:rPr>
        <w:t xml:space="preserve"> et al.</w:t>
      </w:r>
      <w:r w:rsidRPr="00A22C98">
        <w:rPr>
          <w:noProof/>
        </w:rPr>
        <w:t xml:space="preserve"> Mapping single-cell atlases throughout Metazoa unravels cell type evolution. </w:t>
      </w:r>
      <w:r w:rsidRPr="00A22C98">
        <w:rPr>
          <w:i/>
          <w:noProof/>
        </w:rPr>
        <w:t>Elife</w:t>
      </w:r>
      <w:r w:rsidRPr="00A22C98">
        <w:rPr>
          <w:noProof/>
        </w:rPr>
        <w:t xml:space="preserve"> 2021;10: e66747. </w:t>
      </w:r>
      <w:hyperlink r:id="rId41" w:history="1">
        <w:r w:rsidRPr="00A22C98">
          <w:rPr>
            <w:rStyle w:val="Hyperlink"/>
            <w:noProof/>
          </w:rPr>
          <w:t>https://doi.org/10.7554/eLife.66747</w:t>
        </w:r>
      </w:hyperlink>
    </w:p>
    <w:p w14:paraId="5560F599" w14:textId="06B60E82" w:rsidR="00A22C98" w:rsidRPr="00A22C98" w:rsidRDefault="00A22C98" w:rsidP="00A22C98">
      <w:pPr>
        <w:pStyle w:val="EndNoteBibliography"/>
        <w:ind w:left="720" w:hanging="720"/>
        <w:rPr>
          <w:noProof/>
        </w:rPr>
      </w:pPr>
      <w:r w:rsidRPr="00A22C98">
        <w:rPr>
          <w:noProof/>
        </w:rPr>
        <w:t>33.</w:t>
      </w:r>
      <w:r w:rsidRPr="00A22C98">
        <w:rPr>
          <w:noProof/>
        </w:rPr>
        <w:tab/>
        <w:t>Jiang J, Li J, Huang S</w:t>
      </w:r>
      <w:r w:rsidRPr="00A22C98">
        <w:rPr>
          <w:i/>
          <w:noProof/>
        </w:rPr>
        <w:t xml:space="preserve"> et al.</w:t>
      </w:r>
      <w:r w:rsidRPr="00A22C98">
        <w:rPr>
          <w:noProof/>
        </w:rPr>
        <w:t xml:space="preserve"> CACIMAR: cross-species analysis of cell identities, markers, regulations, and interactions using single-cell RNA sequencing data. </w:t>
      </w:r>
      <w:r w:rsidRPr="00A22C98">
        <w:rPr>
          <w:i/>
          <w:noProof/>
        </w:rPr>
        <w:t>Brief Bioinform</w:t>
      </w:r>
      <w:r w:rsidRPr="00A22C98">
        <w:rPr>
          <w:noProof/>
        </w:rPr>
        <w:t xml:space="preserve"> 2024;25: bbae283. </w:t>
      </w:r>
      <w:hyperlink r:id="rId42" w:history="1">
        <w:r w:rsidRPr="00A22C98">
          <w:rPr>
            <w:rStyle w:val="Hyperlink"/>
            <w:noProof/>
          </w:rPr>
          <w:t>https://doi.org/10.1093/bib/bbae283</w:t>
        </w:r>
      </w:hyperlink>
    </w:p>
    <w:p w14:paraId="5970FE0D" w14:textId="77DDAB7D" w:rsidR="00A22C98" w:rsidRPr="00A22C98" w:rsidRDefault="00A22C98" w:rsidP="00A22C98">
      <w:pPr>
        <w:pStyle w:val="EndNoteBibliography"/>
        <w:ind w:left="720" w:hanging="720"/>
        <w:rPr>
          <w:noProof/>
        </w:rPr>
      </w:pPr>
      <w:r w:rsidRPr="00A22C98">
        <w:rPr>
          <w:noProof/>
        </w:rPr>
        <w:t>34.</w:t>
      </w:r>
      <w:r w:rsidRPr="00A22C98">
        <w:rPr>
          <w:noProof/>
        </w:rPr>
        <w:tab/>
        <w:t>Liberzon A, Birger C, Thorvaldsdottir H</w:t>
      </w:r>
      <w:r w:rsidRPr="00A22C98">
        <w:rPr>
          <w:i/>
          <w:noProof/>
        </w:rPr>
        <w:t xml:space="preserve"> et al.</w:t>
      </w:r>
      <w:r w:rsidRPr="00A22C98">
        <w:rPr>
          <w:noProof/>
        </w:rPr>
        <w:t xml:space="preserve"> The Molecular Signatures Database (MSigDB) hallmark gene set collection. </w:t>
      </w:r>
      <w:r w:rsidRPr="00A22C98">
        <w:rPr>
          <w:i/>
          <w:noProof/>
        </w:rPr>
        <w:t>Cell Syst</w:t>
      </w:r>
      <w:r w:rsidRPr="00A22C98">
        <w:rPr>
          <w:noProof/>
        </w:rPr>
        <w:t xml:space="preserve"> 2015;1: 417-425. </w:t>
      </w:r>
      <w:hyperlink r:id="rId43" w:history="1">
        <w:r w:rsidRPr="00A22C98">
          <w:rPr>
            <w:rStyle w:val="Hyperlink"/>
            <w:noProof/>
          </w:rPr>
          <w:t>https://doi.org/10.1016/j.cels.2015.12.004</w:t>
        </w:r>
      </w:hyperlink>
    </w:p>
    <w:p>
      <w:pPr>
        <w:pStyle w:val="EndNoteBibliography"/>
        <w:ind w:left="720" w:hanging="720"/>
        <w:rPr>
          <w:noProof/>
        </w:rPr>
      </w:pPr>
      <w:r>
        <w:rPr>
          <w:noProof/>
        </w:rPr>
        <w:t xml:space="preserve">35.	Domínguez Conde C, Xu C, Jarvis LB et al. Cross-tissue immune cell analysis reveals tissue-specific features in humans. Science 2022;376: eabl5197. https://doi.org/10.1126/science.abl5197</w:t>
      </w:r>
    </w:p>
    <w:p>
      <w:pPr>
        <w:pStyle w:val="EndNoteBibliography"/>
        <w:ind w:left="720" w:hanging="720"/>
        <w:rPr>
          <w:noProof/>
        </w:rPr>
      </w:pPr>
      <w:r>
        <w:rPr>
          <w:noProof/>
        </w:rPr>
        <w:t xml:space="preserve">36.	Lotfollahi M, Naghipourfar M, Theis FJ et al. Conditional out-of-distribution generation for unpaired data using transfer VAE. Bioinformatics 2020;36: Suppl_2:i662-i670. https://doi.org/10.1093/bioinformatics/btaa800</w:t>
      </w:r>
    </w:p>
    <w:p>
      <w:pPr>
        <w:pStyle w:val="EndNoteBibliography"/>
        <w:ind w:left="720" w:hanging="720"/>
        <w:rPr>
          <w:noProof/>
        </w:rPr>
      </w:pPr>
      <w:r>
        <w:rPr>
          <w:noProof/>
        </w:rPr>
        <w:t xml:space="preserve">37.	Zou Z, Long J, Zhang T et al. Transcriptional drift in aging and disease. Nat Aging 2022;2: 829-846. https://doi.org/10.1038/s43587-022-00275-3</w:t>
      </w:r>
    </w:p>
    <w:p>
      <w:pPr>
        <w:pStyle w:val="EndNoteBibliography"/>
        <w:ind w:left="720" w:hanging="720"/>
        <w:rPr>
          <w:noProof/>
        </w:rPr>
      </w:pPr>
      <w:r>
        <w:rPr>
          <w:noProof/>
        </w:rPr>
        <w:t xml:space="preserve">38.	Kimura M. The Neutral Theory of Molecular Evolution. Cambridge University Press, Cambridge, 1983.</w:t>
      </w:r>
    </w:p>
    <w:p>
      <w:pPr>
        <w:pStyle w:val="EndNoteBibliography"/>
        <w:ind w:left="720" w:hanging="720"/>
        <w:rPr>
          <w:noProof/>
        </w:rPr>
      </w:pPr>
      <w:r>
        <w:rPr>
          <w:noProof/>
        </w:rPr>
        <w:t xml:space="preserve">39.	Yang Z and Nielsen R. Estimating synonymous and nonsynonymous substitution rates under realistic evolutionary models. Mol Biol Evol 2000;17: 32-43. https://doi.org/10.1093/oxfordjournals.molbev.a026236</w:t>
      </w:r>
    </w:p>
    <w:p>
      <w:pPr>
        <w:pStyle w:val="EndNoteBibliography"/>
        <w:ind w:left="720" w:hanging="720"/>
        <w:rPr>
          <w:noProof/>
        </w:rPr>
      </w:pPr>
      <w:r>
        <w:rPr>
          <w:noProof/>
        </w:rPr>
        <w:t xml:space="preserve">40.	Goldman N and Yang Z. A codon-based model of nucleotide substitution for protein-coding DNA sequences. Mol Biol Evol 1994;11: 725-736. https://doi.org/10.1093/oxfordjournals.molbev.a040153</w:t>
      </w:r>
    </w:p>
    <w:p w14:paraId="7FFE51BE" w14:textId="32148CF9" w:rsidR="005A7441" w:rsidRDefault="00162D7A" w:rsidP="00046C5A">
      <w:pPr>
        <w:pStyle w:val="Heading1"/>
        <w:spacing w:before="240" w:after="120"/>
        <w:ind w:left="284" w:hanging="284"/>
        <w:rPr>
          <w:rFonts w:ascii="Arial" w:hAnsi="Arial"/>
          <w:color w:val="000000"/>
          <w:sz w:val="32"/>
        </w:rPr>
      </w:pPr>
      <w:r w:rsidRPr="00046C5A">
        <w:rPr>
          <w:rFonts w:ascii="Arial" w:hAnsi="Arial"/>
          <w:color w:val="000000"/>
          <w:sz w:val="22"/>
          <w:szCs w:val="22"/>
        </w:rPr>
        <w:fldChar w:fldCharType="end"/>
      </w:r>
    </w:p>
    <w:sectPr w:rsidR="005A7441" w:rsidSect="00034616">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Microsoft Office User" w:date="2026-07-21T17:51:00Z" w:initials="MOU">
    <w:p w14:paraId="4AE8539E" w14:textId="1A621006" w:rsidR="00D10312" w:rsidRDefault="00D10312">
      <w:pPr>
        <w:pStyle w:val="CommentText"/>
      </w:pPr>
      <w:r>
        <w:rPr>
          <w:rStyle w:val="CommentReference"/>
        </w:rPr>
        <w:annotationRef/>
      </w:r>
      <w:r>
        <w:t>Cover letter</w:t>
      </w:r>
      <w:r>
        <w:rPr>
          <w:rFonts w:hint="eastAsia"/>
          <w:lang w:eastAsia="zh-CN"/>
        </w:rPr>
        <w:t>中的不一致，</w:t>
      </w:r>
      <w:r>
        <w:rPr>
          <w:rFonts w:ascii="Microsoft YaHei" w:eastAsia="Microsoft YaHei" w:hAnsi="Microsoft YaHei" w:cs="Microsoft YaHei" w:hint="eastAsia"/>
          <w:lang w:eastAsia="zh-CN"/>
        </w:rPr>
        <w:t>请核查</w:t>
      </w:r>
    </w:p>
  </w:comment>
  <w:comment w:id="13" w:author="Microsoft Office User" w:date="2026-07-18T15:44:00Z" w:initials="MOU">
    <w:p w14:paraId="3A4C91A7" w14:textId="611C6B7C" w:rsidR="00DD10B0" w:rsidRDefault="00DD10B0">
      <w:pPr>
        <w:pStyle w:val="CommentText"/>
      </w:pPr>
      <w:r>
        <w:rPr>
          <w:rStyle w:val="CommentReference"/>
        </w:rPr>
        <w:annotationRef/>
      </w:r>
      <w:r>
        <w:rPr>
          <w:rFonts w:hint="eastAsia"/>
          <w:lang w:eastAsia="zh-CN"/>
        </w:rPr>
        <w:t>是否需要下限？如：</w:t>
      </w:r>
      <w:r>
        <w:t xml:space="preserve"> 0.3 </w:t>
      </w:r>
      <w:r>
        <w:rPr>
          <w:rFonts w:hint="eastAsia"/>
          <w:lang w:eastAsia="zh-CN"/>
        </w:rPr>
        <w:t>≤</w:t>
      </w:r>
      <w:r>
        <w:t xml:space="preserve"> residual &lt; 0.5</w:t>
      </w:r>
    </w:p>
  </w:comment>
  <w:comment w:id="111" w:author="Microsoft Office User" w:date="2026-07-19T09:50:00Z" w:initials="MOU">
    <w:p w14:paraId="1E10A605" w14:textId="35F5C3F3" w:rsidR="00141610" w:rsidRDefault="00141610">
      <w:pPr>
        <w:pStyle w:val="CommentText"/>
      </w:pPr>
      <w:r>
        <w:rPr>
          <w:rStyle w:val="CommentReference"/>
        </w:rPr>
        <w:annotationRef/>
      </w:r>
      <w:r w:rsidR="00D10312">
        <w:rPr>
          <w:rFonts w:hint="eastAsia"/>
          <w:lang w:eastAsia="zh-CN"/>
        </w:rPr>
        <w:t>是否需要</w:t>
      </w:r>
      <w:r w:rsidR="00D10312">
        <w:rPr>
          <w:rFonts w:ascii="Microsoft YaHei" w:eastAsia="Microsoft YaHei" w:hAnsi="Microsoft YaHei" w:cs="Microsoft YaHei" w:hint="eastAsia"/>
          <w:lang w:eastAsia="zh-CN"/>
        </w:rPr>
        <w:t>类似总结？</w:t>
      </w:r>
      <w:r w:rsidRPr="00804505">
        <w:t>Taken together, these results establish that the relationship between selective remodeling (omega) and clinical aggression is not universal but is instead dictated by the dominant oncogenic program prevalent in each cancer type.</w:t>
      </w:r>
      <w:r>
        <w:rPr>
          <w:rStyle w:val="CommentReference"/>
        </w:rPr>
        <w:annotationRef/>
      </w:r>
    </w:p>
  </w:comment>
  <w:comment w:id="193" w:author="Microsoft Office User" w:date="2026-07-19T11:59:00Z" w:initials="MOU">
    <w:p w14:paraId="48F9DC89" w14:textId="53AC2496" w:rsidR="000B63E5" w:rsidRDefault="000B63E5">
      <w:pPr>
        <w:pStyle w:val="CommentText"/>
      </w:pPr>
      <w:r>
        <w:rPr>
          <w:rStyle w:val="CommentReference"/>
        </w:rPr>
        <w:annotationRef/>
      </w:r>
      <w:r>
        <w:rPr>
          <w:rFonts w:hint="eastAsia"/>
          <w:lang w:eastAsia="zh-CN"/>
        </w:rPr>
        <w:t>下限是否需要</w:t>
      </w:r>
      <w:r>
        <w:rPr>
          <w:rFonts w:ascii="Microsoft YaHei" w:eastAsia="Microsoft YaHei" w:hAnsi="Microsoft YaHei" w:cs="Microsoft YaHei" w:hint="eastAsia"/>
          <w:lang w:eastAsia="zh-CN"/>
        </w:rPr>
        <w:t>标出？0</w:t>
      </w:r>
      <w:r>
        <w:rPr>
          <w:rFonts w:ascii="Microsoft YaHei" w:eastAsia="Microsoft YaHei" w:hAnsi="Microsoft YaHei" w:cs="Microsoft YaHei"/>
          <w:lang w:eastAsia="zh-CN"/>
        </w:rPr>
        <w:t xml:space="preserve">.3 </w:t>
      </w:r>
      <w:r>
        <w:rPr>
          <w:rFonts w:ascii="Microsoft YaHei" w:eastAsia="Microsoft YaHei" w:hAnsi="Microsoft YaHei" w:cs="Microsoft YaHei" w:hint="eastAsia"/>
          <w:lang w:eastAsia="zh-CN"/>
        </w:rPr>
        <w:t xml:space="preserve">≤ </w:t>
      </w:r>
      <w:r>
        <w:t>residual &lt; 0.5</w:t>
      </w:r>
      <w:r>
        <w:rPr>
          <w:rStyle w:val="CommentReference"/>
        </w:rPr>
        <w:annotationRef/>
      </w:r>
    </w:p>
  </w:comment>
  <w:comment w:id="206" w:author="Microsoft Office User" w:date="2026-07-20T14:35:00Z" w:initials="MOU">
    <w:p w14:paraId="3E5C7572" w14:textId="1FB9414F" w:rsidR="004E2E5D" w:rsidRPr="004E2E5D" w:rsidRDefault="004E2E5D">
      <w:pPr>
        <w:pStyle w:val="CommentText"/>
        <w:rPr>
          <w:rFonts w:ascii="KaiTi" w:eastAsia="KaiTi" w:hAnsi="KaiTi" w:cs="Microsoft YaHei"/>
          <w:lang w:eastAsia="zh-CN"/>
        </w:rPr>
      </w:pPr>
      <w:r>
        <w:rPr>
          <w:rStyle w:val="CommentReference"/>
        </w:rPr>
        <w:annotationRef/>
      </w:r>
      <w:r w:rsidRPr="004E2E5D">
        <w:rPr>
          <w:rFonts w:ascii="KaiTi" w:eastAsia="KaiTi" w:hAnsi="KaiTi" w:hint="eastAsia"/>
          <w:lang w:eastAsia="zh-CN"/>
        </w:rPr>
        <w:t>没</w:t>
      </w:r>
      <w:r w:rsidRPr="004E2E5D">
        <w:rPr>
          <w:rFonts w:ascii="KaiTi" w:eastAsia="KaiTi" w:hAnsi="KaiTi" w:cs="Microsoft YaHei" w:hint="eastAsia"/>
          <w:lang w:eastAsia="zh-CN"/>
        </w:rPr>
        <w:t>查询到，您核查下？</w:t>
      </w:r>
    </w:p>
  </w:comment>
  <w:comment w:id="207" w:author="Microsoft Office User" w:date="2026-07-20T14:37:00Z" w:initials="MOU">
    <w:p w14:paraId="4725BBD1" w14:textId="4EA7EB54" w:rsidR="00667B6D" w:rsidRDefault="00667B6D">
      <w:pPr>
        <w:pStyle w:val="CommentText"/>
        <w:rPr>
          <w:lang w:eastAsia="zh-CN"/>
        </w:rPr>
      </w:pPr>
      <w:r>
        <w:rPr>
          <w:rStyle w:val="CommentReference"/>
        </w:rPr>
        <w:annotationRef/>
      </w:r>
      <w:r>
        <w:rPr>
          <w:rFonts w:hint="eastAsia"/>
          <w:lang w:eastAsia="zh-CN"/>
        </w:rPr>
        <w:t>未核对，</w:t>
      </w:r>
      <w:r>
        <w:rPr>
          <w:rFonts w:ascii="Microsoft YaHei" w:eastAsia="Microsoft YaHei" w:hAnsi="Microsoft YaHei" w:cs="Microsoft YaHei" w:hint="eastAsia"/>
          <w:lang w:eastAsia="zh-CN"/>
        </w:rPr>
        <w:t>请确保准确</w:t>
      </w:r>
    </w:p>
  </w:comment>
  <w:comment w:id="215" w:author="Microsoft Office User" w:date="2026-07-20T18:00:00Z" w:initials="MOU">
    <w:p w14:paraId="3FDB48B0" w14:textId="15AF3B19" w:rsidR="00ED320F" w:rsidRDefault="00ED320F">
      <w:pPr>
        <w:pStyle w:val="CommentText"/>
        <w:rPr>
          <w:lang w:eastAsia="zh-CN"/>
        </w:rPr>
      </w:pPr>
      <w:r>
        <w:rPr>
          <w:rStyle w:val="CommentReference"/>
        </w:rPr>
        <w:annotationRef/>
      </w:r>
      <w:r>
        <w:rPr>
          <w:rFonts w:ascii="Microsoft YaHei" w:eastAsia="Microsoft YaHei" w:hAnsi="Microsoft YaHei" w:cs="Microsoft YaHei" w:hint="eastAsia"/>
          <w:lang w:eastAsia="zh-CN"/>
        </w:rPr>
        <w:t>Fig</w:t>
      </w:r>
      <w:r>
        <w:rPr>
          <w:rFonts w:ascii="Microsoft YaHei" w:eastAsia="Microsoft YaHei" w:hAnsi="Microsoft YaHei" w:cs="Microsoft YaHei"/>
          <w:lang w:eastAsia="zh-CN"/>
        </w:rPr>
        <w:t>2</w:t>
      </w:r>
      <w:r>
        <w:rPr>
          <w:rFonts w:ascii="Microsoft YaHei" w:eastAsia="Microsoft YaHei" w:hAnsi="Microsoft YaHei" w:cs="Microsoft YaHei" w:hint="eastAsia"/>
          <w:lang w:eastAsia="zh-CN"/>
        </w:rPr>
        <w:t>的图C和图D不是mouse的</w:t>
      </w:r>
      <w:r w:rsidR="00DD0F8C">
        <w:rPr>
          <w:rFonts w:ascii="Microsoft YaHei" w:eastAsia="Microsoft YaHei" w:hAnsi="Microsoft YaHei" w:cs="Microsoft YaHei" w:hint="eastAsia"/>
          <w:lang w:eastAsia="zh-CN"/>
        </w:rPr>
        <w:t>，是human的</w:t>
      </w:r>
      <w:r>
        <w:rPr>
          <w:rFonts w:ascii="Microsoft YaHei" w:eastAsia="Microsoft YaHei" w:hAnsi="Microsoft YaHei" w:cs="Microsoft YaHei" w:hint="eastAsia"/>
          <w:lang w:eastAsia="zh-CN"/>
        </w:rPr>
        <w:t>，而且与F</w:t>
      </w:r>
      <w:r>
        <w:rPr>
          <w:rFonts w:ascii="Microsoft YaHei" w:eastAsia="Microsoft YaHei" w:hAnsi="Microsoft YaHei" w:cs="Microsoft YaHei"/>
          <w:lang w:eastAsia="zh-CN"/>
        </w:rPr>
        <w:t>ig3</w:t>
      </w:r>
      <w:r>
        <w:rPr>
          <w:rFonts w:ascii="Microsoft YaHei" w:eastAsia="Microsoft YaHei" w:hAnsi="Microsoft YaHei" w:cs="Microsoft YaHei" w:hint="eastAsia"/>
          <w:lang w:eastAsia="zh-CN"/>
        </w:rPr>
        <w:t>表述的信息重复，应删除</w:t>
      </w:r>
    </w:p>
  </w:comment>
  <w:comment w:id="225" w:author="Microsoft Office User" w:date="2026-07-20T21:21:00Z" w:initials="MOU">
    <w:p w14:paraId="07B68AE2" w14:textId="4B57A83C" w:rsidR="00722A55" w:rsidRDefault="00722A55">
      <w:pPr>
        <w:pStyle w:val="CommentText"/>
        <w:rPr>
          <w:lang w:eastAsia="zh-CN"/>
        </w:rPr>
      </w:pPr>
      <w:r>
        <w:rPr>
          <w:rStyle w:val="CommentReference"/>
        </w:rPr>
        <w:annotationRef/>
      </w:r>
      <w:r>
        <w:rPr>
          <w:rFonts w:hint="eastAsia"/>
          <w:lang w:eastAsia="zh-CN"/>
        </w:rPr>
        <w:t>原</w:t>
      </w:r>
      <w:r>
        <w:rPr>
          <w:rFonts w:ascii="Microsoft YaHei" w:eastAsia="Microsoft YaHei" w:hAnsi="Microsoft YaHei" w:cs="Microsoft YaHei" w:hint="eastAsia"/>
          <w:lang w:eastAsia="zh-CN"/>
        </w:rPr>
        <w:t>图D在results部分未涉及，且C组n</w:t>
      </w:r>
      <w:r>
        <w:rPr>
          <w:rFonts w:ascii="Microsoft YaHei" w:eastAsia="Microsoft YaHei" w:hAnsi="Microsoft YaHei" w:cs="Microsoft YaHei"/>
          <w:lang w:eastAsia="zh-CN"/>
        </w:rPr>
        <w:t>=0</w:t>
      </w:r>
      <w:r>
        <w:rPr>
          <w:rFonts w:ascii="Microsoft YaHei" w:eastAsia="Microsoft YaHei" w:hAnsi="Microsoft YaHei" w:cs="Microsoft YaHei" w:hint="eastAsia"/>
          <w:lang w:eastAsia="zh-CN"/>
        </w:rPr>
        <w:t>，不利于比较展示，故删除</w:t>
      </w:r>
    </w:p>
  </w:comment>
  <w:comment w:id="229" w:author="Microsoft Office User" w:date="2026-07-21T09:18:00Z" w:initials="MOU">
    <w:p w14:paraId="26492FC0" w14:textId="73639B83" w:rsidR="00F7390D" w:rsidRDefault="00F7390D">
      <w:pPr>
        <w:pStyle w:val="CommentText"/>
        <w:rPr>
          <w:lang w:eastAsia="zh-CN"/>
        </w:rPr>
      </w:pPr>
      <w:r>
        <w:rPr>
          <w:rStyle w:val="CommentReference"/>
        </w:rPr>
        <w:annotationRef/>
      </w:r>
      <w:r>
        <w:rPr>
          <w:rFonts w:ascii="Microsoft YaHei" w:eastAsia="Microsoft YaHei" w:hAnsi="Microsoft YaHei" w:cs="Microsoft YaHei" w:hint="eastAsia"/>
          <w:lang w:eastAsia="zh-CN"/>
        </w:rPr>
        <w:t>我手算过，这个结论是错误的，重新绘制的F</w:t>
      </w:r>
      <w:r>
        <w:rPr>
          <w:rFonts w:ascii="Microsoft YaHei" w:eastAsia="Microsoft YaHei" w:hAnsi="Microsoft YaHei" w:cs="Microsoft YaHei"/>
          <w:lang w:eastAsia="zh-CN"/>
        </w:rPr>
        <w:t>ig5A</w:t>
      </w:r>
      <w:r>
        <w:rPr>
          <w:rFonts w:ascii="Microsoft YaHei" w:eastAsia="Microsoft YaHei" w:hAnsi="Microsoft YaHei" w:cs="Microsoft YaHei" w:hint="eastAsia"/>
          <w:lang w:eastAsia="zh-CN"/>
        </w:rPr>
        <w:t>是正确的</w:t>
      </w:r>
    </w:p>
  </w:comment>
  <w:comment w:id="236" w:author="Microsoft Office User" w:date="2026-07-15T15:12:00Z" w:initials="MOU">
    <w:p w14:paraId="5FEE181C" w14:textId="064EAF3F" w:rsidR="00E91539" w:rsidRPr="00E91539" w:rsidRDefault="00E91539">
      <w:pPr>
        <w:pStyle w:val="CommentText"/>
        <w:rPr>
          <w:rFonts w:ascii="Microsoft YaHei" w:eastAsia="Microsoft YaHei" w:hAnsi="Microsoft YaHei" w:cs="Microsoft YaHei"/>
          <w:lang w:eastAsia="zh-CN"/>
        </w:rPr>
      </w:pPr>
      <w:r>
        <w:rPr>
          <w:rStyle w:val="CommentReference"/>
        </w:rPr>
        <w:annotationRef/>
      </w:r>
      <w:r>
        <w:rPr>
          <w:rFonts w:ascii="Microsoft YaHei" w:eastAsia="Microsoft YaHei" w:hAnsi="Microsoft YaHei" w:cs="Microsoft YaHei" w:hint="eastAsia"/>
          <w:lang w:eastAsia="zh-CN"/>
        </w:rPr>
        <w:t>这是一个表格，是否应该放在附表中？</w:t>
      </w:r>
    </w:p>
  </w:comment>
  <w:comment w:id="239" w:author="Microsoft Office User" w:date="2026-07-15T21:30:00Z" w:initials="MOU">
    <w:p w14:paraId="74C4CDB1" w14:textId="278EEAF3" w:rsidR="00E91539" w:rsidRDefault="00E91539">
      <w:pPr>
        <w:pStyle w:val="CommentText"/>
      </w:pPr>
      <w:r>
        <w:rPr>
          <w:rStyle w:val="CommentReference"/>
        </w:rPr>
        <w:annotationRef/>
      </w:r>
      <w:r>
        <w:rPr>
          <w:rStyle w:val="Strong"/>
        </w:rPr>
        <w:t>(E)</w:t>
      </w:r>
      <w:r>
        <w:t>​ Top 5 migration candidates (strongest signal). Observed vs. expected CKI ω. All top pairs show observed ω far below expected (purple &lt; gray), indicating significant CKI conservation. VPL appears in 3 of 5 pairs. Red arrows indicate residual ratio (observed/expected). Purple = observed; gray = expected.</w:t>
      </w:r>
    </w:p>
  </w:comment>
  <w:comment w:id="251" w:author="Microsoft Office User" w:date="2026-07-16T10:38:00Z" w:initials="MOU">
    <w:p w14:paraId="3A54B6A2" w14:textId="0FA78DB3" w:rsidR="000E1EF5" w:rsidRDefault="000E1EF5">
      <w:pPr>
        <w:pStyle w:val="CommentText"/>
      </w:pPr>
      <w:r>
        <w:rPr>
          <w:rStyle w:val="CommentReference"/>
        </w:rPr>
        <w:annotationRef/>
      </w:r>
      <w:r>
        <w:t>2000?</w:t>
      </w:r>
    </w:p>
  </w:comment>
  <w:comment w:id="252" w:author="Microsoft Office User" w:date="2026-07-16T10:38:00Z" w:initials="MOU">
    <w:p w14:paraId="52AA5009" w14:textId="1748DC4E" w:rsidR="000E1EF5" w:rsidRDefault="000E1EF5">
      <w:pPr>
        <w:pStyle w:val="CommentText"/>
      </w:pPr>
      <w:r>
        <w:rPr>
          <w:rStyle w:val="CommentReference"/>
        </w:rPr>
        <w:annotationRef/>
      </w:r>
      <w:r>
        <w:rPr>
          <w:rStyle w:val="Strong"/>
        </w:rPr>
        <w:t>(C)</w:t>
      </w:r>
      <w:r>
        <w:t xml:space="preserve">​ ω distribution: mouse (Tabula </w:t>
      </w:r>
      <w:proofErr w:type="spellStart"/>
      <w:r>
        <w:t>Muris</w:t>
      </w:r>
      <w:proofErr w:type="spellEnd"/>
      <w:r>
        <w:t xml:space="preserve"> pilot, n=15) vs. human (Tabula Sapiens, n=2,000 subsampled). Both show right-skewed log-normal distributions. Mouse ω is systematically lower (median = 3.6 vs. 13.9). Blue = mouse; red = human. Dashed lines = median ω. Note: mouse data from pilot subset.</w:t>
      </w:r>
    </w:p>
  </w:comment>
  <w:comment w:id="276" w:author="Microsoft Office User" w:date="2026-07-21T16:42:00Z" w:initials="MOU">
    <w:p w14:paraId="185E6D09" w14:textId="5AC85EF2" w:rsidR="00CE2AC9" w:rsidRDefault="00CE2AC9">
      <w:pPr>
        <w:pStyle w:val="CommentText"/>
      </w:pPr>
      <w:r>
        <w:rPr>
          <w:rStyle w:val="CommentReference"/>
        </w:rPr>
        <w:annotationRef/>
      </w:r>
      <w:r>
        <w:t>Supplementary Figure S4</w:t>
      </w:r>
      <w:r>
        <w:rPr>
          <w:rFonts w:hint="eastAsia"/>
          <w:lang w:eastAsia="zh-CN"/>
        </w:rPr>
        <w:t>是原来的</w:t>
      </w:r>
      <w:r>
        <w:rPr>
          <w:rFonts w:hint="eastAsia"/>
          <w:lang w:eastAsia="zh-CN"/>
        </w:rPr>
        <w:t>exd_</w:t>
      </w:r>
      <w:r>
        <w:rPr>
          <w:lang w:eastAsia="zh-CN"/>
        </w:rPr>
        <w:t>fig6</w:t>
      </w:r>
      <w:r>
        <w:rPr>
          <w:rFonts w:hint="eastAsia"/>
          <w:lang w:eastAsia="zh-CN"/>
        </w:rPr>
        <w:t>，中</w:t>
      </w:r>
      <w:r>
        <w:rPr>
          <w:rFonts w:hint="eastAsia"/>
          <w:lang w:eastAsia="zh-CN"/>
        </w:rPr>
        <w:t>C</w:t>
      </w:r>
      <w:r>
        <w:rPr>
          <w:rFonts w:ascii="Microsoft YaHei" w:eastAsia="Microsoft YaHei" w:hAnsi="Microsoft YaHei" w:cs="Microsoft YaHei" w:hint="eastAsia"/>
          <w:lang w:eastAsia="zh-CN"/>
        </w:rPr>
        <w:t>图结论错误，应该是显著正相关；D图和E图为Fig</w:t>
      </w:r>
      <w:r>
        <w:rPr>
          <w:rFonts w:ascii="Microsoft YaHei" w:eastAsia="Microsoft YaHei" w:hAnsi="Microsoft YaHei" w:cs="Microsoft YaHei"/>
          <w:lang w:eastAsia="zh-CN"/>
        </w:rPr>
        <w:t>6</w:t>
      </w:r>
      <w:r>
        <w:rPr>
          <w:rFonts w:ascii="Microsoft YaHei" w:eastAsia="Microsoft YaHei" w:hAnsi="Microsoft YaHei" w:cs="Microsoft YaHei" w:hint="eastAsia"/>
          <w:lang w:eastAsia="zh-CN"/>
        </w:rPr>
        <w:t>和图S</w:t>
      </w:r>
      <w:r>
        <w:rPr>
          <w:rFonts w:ascii="Microsoft YaHei" w:eastAsia="Microsoft YaHei" w:hAnsi="Microsoft YaHei" w:cs="Microsoft YaHei"/>
          <w:lang w:eastAsia="zh-CN"/>
        </w:rPr>
        <w:t>5</w:t>
      </w:r>
      <w:r>
        <w:rPr>
          <w:rFonts w:ascii="Microsoft YaHei" w:eastAsia="Microsoft YaHei" w:hAnsi="Microsoft YaHei" w:cs="Microsoft YaHei" w:hint="eastAsia"/>
          <w:lang w:eastAsia="zh-CN"/>
        </w:rPr>
        <w:t>的重复图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E8539E" w15:done="0"/>
  <w15:commentEx w15:paraId="3A4C91A7" w15:done="0"/>
  <w15:commentEx w15:paraId="1E10A605" w15:done="0"/>
  <w15:commentEx w15:paraId="48F9DC89" w15:done="0"/>
  <w15:commentEx w15:paraId="3E5C7572" w15:done="0"/>
  <w15:commentEx w15:paraId="4725BBD1" w15:done="0"/>
  <w15:commentEx w15:paraId="3FDB48B0" w15:done="0"/>
  <w15:commentEx w15:paraId="07B68AE2" w15:done="0"/>
  <w15:commentEx w15:paraId="26492FC0" w15:done="0"/>
  <w15:commentEx w15:paraId="5FEE181C" w15:done="0"/>
  <w15:commentEx w15:paraId="74C4CDB1" w15:done="0"/>
  <w15:commentEx w15:paraId="3A54B6A2" w15:done="0"/>
  <w15:commentEx w15:paraId="52AA5009" w15:done="0"/>
  <w15:commentEx w15:paraId="185E6D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FBEAB0B" w16cex:dateUtc="2026-07-21T09:51:00Z"/>
  <w16cex:commentExtensible w16cex:durableId="6B82FE2E" w16cex:dateUtc="2026-07-18T07:44:00Z"/>
  <w16cex:commentExtensible w16cex:durableId="3D2104D6" w16cex:dateUtc="2026-07-19T01:50:00Z"/>
  <w16cex:commentExtensible w16cex:durableId="72D7AC48" w16cex:dateUtc="2026-07-19T03:59:00Z"/>
  <w16cex:commentExtensible w16cex:durableId="74C1A6EF" w16cex:dateUtc="2026-07-20T06:35:00Z"/>
  <w16cex:commentExtensible w16cex:durableId="4D5DD08F" w16cex:dateUtc="2026-07-20T06:37:00Z"/>
  <w16cex:commentExtensible w16cex:durableId="4EC9B1F1" w16cex:dateUtc="2026-07-20T10:00:00Z"/>
  <w16cex:commentExtensible w16cex:durableId="34193979" w16cex:dateUtc="2026-07-20T13:21:00Z"/>
  <w16cex:commentExtensible w16cex:durableId="5B8B2C5D" w16cex:dateUtc="2026-07-21T01:18:00Z"/>
  <w16cex:commentExtensible w16cex:durableId="1D0F9EC3" w16cex:dateUtc="2026-07-15T07:12:00Z"/>
  <w16cex:commentExtensible w16cex:durableId="31BB6297" w16cex:dateUtc="2026-07-15T13:30:00Z"/>
  <w16cex:commentExtensible w16cex:durableId="14599312" w16cex:dateUtc="2026-07-16T02:38:00Z"/>
  <w16cex:commentExtensible w16cex:durableId="01975F65" w16cex:dateUtc="2026-07-16T02:38:00Z"/>
  <w16cex:commentExtensible w16cex:durableId="487C0BEF" w16cex:dateUtc="2026-07-21T0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E8539E" w16cid:durableId="5FBEAB0B"/>
  <w16cid:commentId w16cid:paraId="3A4C91A7" w16cid:durableId="6B82FE2E"/>
  <w16cid:commentId w16cid:paraId="1E10A605" w16cid:durableId="3D2104D6"/>
  <w16cid:commentId w16cid:paraId="48F9DC89" w16cid:durableId="72D7AC48"/>
  <w16cid:commentId w16cid:paraId="3E5C7572" w16cid:durableId="74C1A6EF"/>
  <w16cid:commentId w16cid:paraId="4725BBD1" w16cid:durableId="4D5DD08F"/>
  <w16cid:commentId w16cid:paraId="3FDB48B0" w16cid:durableId="4EC9B1F1"/>
  <w16cid:commentId w16cid:paraId="07B68AE2" w16cid:durableId="34193979"/>
  <w16cid:commentId w16cid:paraId="26492FC0" w16cid:durableId="5B8B2C5D"/>
  <w16cid:commentId w16cid:paraId="5FEE181C" w16cid:durableId="1D0F9EC3"/>
  <w16cid:commentId w16cid:paraId="74C4CDB1" w16cid:durableId="31BB6297"/>
  <w16cid:commentId w16cid:paraId="3A54B6A2" w16cid:durableId="14599312"/>
  <w16cid:commentId w16cid:paraId="52AA5009" w16cid:durableId="01975F65"/>
  <w16cid:commentId w16cid:paraId="185E6D09" w16cid:durableId="487C0B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Microsoft YaHei">
    <w:altName w:val="汉仪旗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KaiT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703980">
    <w:abstractNumId w:val="8"/>
  </w:num>
  <w:num w:numId="2" w16cid:durableId="746073029">
    <w:abstractNumId w:val="6"/>
  </w:num>
  <w:num w:numId="3" w16cid:durableId="86119815">
    <w:abstractNumId w:val="5"/>
  </w:num>
  <w:num w:numId="4" w16cid:durableId="930695532">
    <w:abstractNumId w:val="4"/>
  </w:num>
  <w:num w:numId="5" w16cid:durableId="1563448398">
    <w:abstractNumId w:val="7"/>
  </w:num>
  <w:num w:numId="6" w16cid:durableId="999890194">
    <w:abstractNumId w:val="3"/>
  </w:num>
  <w:num w:numId="7" w16cid:durableId="2016150196">
    <w:abstractNumId w:val="2"/>
  </w:num>
  <w:num w:numId="8" w16cid:durableId="651257645">
    <w:abstractNumId w:val="1"/>
  </w:num>
  <w:num w:numId="9" w16cid:durableId="3633635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cleic Acids Res_new&lt;/Style&gt;&lt;LeftDelim&gt;{&lt;/LeftDelim&gt;&lt;RightDelim&gt;}&lt;/RightDelim&gt;&lt;FontName&gt;Calibri&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zatf9e3xse5ce9vdmpwvaeerwrttx055ps&quot;&gt;CKI_ref&lt;record-ids&gt;&lt;item&gt;83&lt;/item&gt;&lt;item&gt;84&lt;/item&gt;&lt;item&gt;85&lt;/item&gt;&lt;item&gt;87&lt;/item&gt;&lt;item&gt;88&lt;/item&gt;&lt;item&gt;89&lt;/item&gt;&lt;item&gt;90&lt;/item&gt;&lt;item&gt;91&lt;/item&gt;&lt;item&gt;92&lt;/item&gt;&lt;item&gt;93&lt;/item&gt;&lt;item&gt;95&lt;/item&gt;&lt;item&gt;96&lt;/item&gt;&lt;item&gt;97&lt;/item&gt;&lt;item&gt;99&lt;/item&gt;&lt;item&gt;100&lt;/item&gt;&lt;item&gt;102&lt;/item&gt;&lt;item&gt;103&lt;/item&gt;&lt;item&gt;104&lt;/item&gt;&lt;item&gt;105&lt;/item&gt;&lt;item&gt;107&lt;/item&gt;&lt;item&gt;108&lt;/item&gt;&lt;item&gt;109&lt;/item&gt;&lt;item&gt;110&lt;/item&gt;&lt;item&gt;111&lt;/item&gt;&lt;item&gt;114&lt;/item&gt;&lt;item&gt;116&lt;/item&gt;&lt;item&gt;117&lt;/item&gt;&lt;item&gt;119&lt;/item&gt;&lt;item&gt;120&lt;/item&gt;&lt;item&gt;121&lt;/item&gt;&lt;item&gt;123&lt;/item&gt;&lt;item&gt;124&lt;/item&gt;&lt;item&gt;125&lt;/item&gt;&lt;item&gt;126&lt;/item&gt;&lt;/record-ids&gt;&lt;/item&gt;&lt;/Libraries&gt;"/>
  </w:docVars>
  <w:rsids>
    <w:rsidRoot w:val="00B47730"/>
    <w:rsid w:val="00034616"/>
    <w:rsid w:val="00046C5A"/>
    <w:rsid w:val="00060048"/>
    <w:rsid w:val="0006063C"/>
    <w:rsid w:val="000B63E5"/>
    <w:rsid w:val="000B783B"/>
    <w:rsid w:val="000E1EF5"/>
    <w:rsid w:val="000F2E8C"/>
    <w:rsid w:val="00141610"/>
    <w:rsid w:val="00144116"/>
    <w:rsid w:val="0015074B"/>
    <w:rsid w:val="00162D7A"/>
    <w:rsid w:val="001642F4"/>
    <w:rsid w:val="001D660E"/>
    <w:rsid w:val="0029639D"/>
    <w:rsid w:val="00326F90"/>
    <w:rsid w:val="00335592"/>
    <w:rsid w:val="00337BB7"/>
    <w:rsid w:val="00363C3E"/>
    <w:rsid w:val="0038782A"/>
    <w:rsid w:val="0039368A"/>
    <w:rsid w:val="00394224"/>
    <w:rsid w:val="003C0557"/>
    <w:rsid w:val="003C26A5"/>
    <w:rsid w:val="004167D0"/>
    <w:rsid w:val="00426AA3"/>
    <w:rsid w:val="004E2E5D"/>
    <w:rsid w:val="004F4C25"/>
    <w:rsid w:val="0052569E"/>
    <w:rsid w:val="00530FC8"/>
    <w:rsid w:val="00573708"/>
    <w:rsid w:val="005A308F"/>
    <w:rsid w:val="005A7441"/>
    <w:rsid w:val="005B0F08"/>
    <w:rsid w:val="005E293F"/>
    <w:rsid w:val="00621E01"/>
    <w:rsid w:val="00667B6D"/>
    <w:rsid w:val="006D37B7"/>
    <w:rsid w:val="007026B8"/>
    <w:rsid w:val="00722A55"/>
    <w:rsid w:val="00755C84"/>
    <w:rsid w:val="007811AF"/>
    <w:rsid w:val="007A0AC9"/>
    <w:rsid w:val="007B2A68"/>
    <w:rsid w:val="007B475E"/>
    <w:rsid w:val="007D6534"/>
    <w:rsid w:val="00810299"/>
    <w:rsid w:val="00842BC7"/>
    <w:rsid w:val="0085574C"/>
    <w:rsid w:val="008559C6"/>
    <w:rsid w:val="008A16E6"/>
    <w:rsid w:val="008A1A74"/>
    <w:rsid w:val="008A5749"/>
    <w:rsid w:val="008A745D"/>
    <w:rsid w:val="00906E1D"/>
    <w:rsid w:val="009256BC"/>
    <w:rsid w:val="00933BD1"/>
    <w:rsid w:val="00960019"/>
    <w:rsid w:val="00983C6D"/>
    <w:rsid w:val="009A139E"/>
    <w:rsid w:val="009C5BF9"/>
    <w:rsid w:val="00A05E0D"/>
    <w:rsid w:val="00A11CEB"/>
    <w:rsid w:val="00A22C98"/>
    <w:rsid w:val="00A616F4"/>
    <w:rsid w:val="00A81E64"/>
    <w:rsid w:val="00AA1D8D"/>
    <w:rsid w:val="00AB1F1A"/>
    <w:rsid w:val="00B14220"/>
    <w:rsid w:val="00B47730"/>
    <w:rsid w:val="00B84F14"/>
    <w:rsid w:val="00BA4AA4"/>
    <w:rsid w:val="00BC1C7A"/>
    <w:rsid w:val="00BE7B2A"/>
    <w:rsid w:val="00C34668"/>
    <w:rsid w:val="00C40739"/>
    <w:rsid w:val="00CB0664"/>
    <w:rsid w:val="00CD047D"/>
    <w:rsid w:val="00CD716A"/>
    <w:rsid w:val="00CE2AC9"/>
    <w:rsid w:val="00CF2011"/>
    <w:rsid w:val="00D10312"/>
    <w:rsid w:val="00D15B6B"/>
    <w:rsid w:val="00D24E23"/>
    <w:rsid w:val="00D3781B"/>
    <w:rsid w:val="00D43F2B"/>
    <w:rsid w:val="00D72AFD"/>
    <w:rsid w:val="00DD0F8C"/>
    <w:rsid w:val="00DD10B0"/>
    <w:rsid w:val="00E0535A"/>
    <w:rsid w:val="00E0548A"/>
    <w:rsid w:val="00E114FC"/>
    <w:rsid w:val="00E750A4"/>
    <w:rsid w:val="00E901CA"/>
    <w:rsid w:val="00E91539"/>
    <w:rsid w:val="00E95556"/>
    <w:rsid w:val="00E956CB"/>
    <w:rsid w:val="00ED320F"/>
    <w:rsid w:val="00F0002E"/>
    <w:rsid w:val="00F347B2"/>
    <w:rsid w:val="00F7390D"/>
    <w:rsid w:val="00F858C6"/>
    <w:rsid w:val="00F95F74"/>
    <w:rsid w:val="00FC30CA"/>
    <w:rsid w:val="00FC693F"/>
    <w:rsid w:val="00FD1A76"/>
    <w:rsid w:val="00FE1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71930"/>
  <w14:defaultImageDpi w14:val="300"/>
  <w15:docId w15:val="{4E17EEE6-7CB1-4A41-808A-84A87583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2569E"/>
    <w:pPr>
      <w:spacing w:after="0" w:line="240" w:lineRule="auto"/>
    </w:pPr>
    <w:rPr>
      <w:rFonts w:ascii="Arial" w:hAnsi="Arial"/>
      <w:color w:val="000000"/>
    </w:rPr>
  </w:style>
  <w:style w:type="character" w:styleId="CommentReference">
    <w:name w:val="annotation reference"/>
    <w:basedOn w:val="DefaultParagraphFont"/>
    <w:uiPriority w:val="99"/>
    <w:semiHidden/>
    <w:unhideWhenUsed/>
    <w:rsid w:val="00E91539"/>
    <w:rPr>
      <w:sz w:val="16"/>
      <w:szCs w:val="16"/>
    </w:rPr>
  </w:style>
  <w:style w:type="paragraph" w:styleId="CommentText">
    <w:name w:val="annotation text"/>
    <w:basedOn w:val="Normal"/>
    <w:link w:val="CommentTextChar"/>
    <w:uiPriority w:val="99"/>
    <w:semiHidden/>
    <w:unhideWhenUsed/>
    <w:rsid w:val="00E91539"/>
    <w:pPr>
      <w:spacing w:line="240" w:lineRule="auto"/>
    </w:pPr>
    <w:rPr>
      <w:sz w:val="20"/>
      <w:szCs w:val="20"/>
    </w:rPr>
  </w:style>
  <w:style w:type="character" w:customStyle="1" w:styleId="CommentTextChar">
    <w:name w:val="Comment Text Char"/>
    <w:basedOn w:val="DefaultParagraphFont"/>
    <w:link w:val="CommentText"/>
    <w:uiPriority w:val="99"/>
    <w:semiHidden/>
    <w:rsid w:val="00E91539"/>
    <w:rPr>
      <w:rFonts w:ascii="Arial" w:hAnsi="Arial"/>
      <w:color w:val="000000"/>
      <w:sz w:val="20"/>
      <w:szCs w:val="20"/>
    </w:rPr>
  </w:style>
  <w:style w:type="paragraph" w:styleId="CommentSubject">
    <w:name w:val="annotation subject"/>
    <w:basedOn w:val="CommentText"/>
    <w:next w:val="CommentText"/>
    <w:link w:val="CommentSubjectChar"/>
    <w:uiPriority w:val="99"/>
    <w:semiHidden/>
    <w:unhideWhenUsed/>
    <w:rsid w:val="00E91539"/>
    <w:rPr>
      <w:b/>
      <w:bCs/>
    </w:rPr>
  </w:style>
  <w:style w:type="character" w:customStyle="1" w:styleId="CommentSubjectChar">
    <w:name w:val="Comment Subject Char"/>
    <w:basedOn w:val="CommentTextChar"/>
    <w:link w:val="CommentSubject"/>
    <w:uiPriority w:val="99"/>
    <w:semiHidden/>
    <w:rsid w:val="00E91539"/>
    <w:rPr>
      <w:rFonts w:ascii="Arial" w:hAnsi="Arial"/>
      <w:b/>
      <w:bCs/>
      <w:color w:val="000000"/>
      <w:sz w:val="20"/>
      <w:szCs w:val="20"/>
    </w:rPr>
  </w:style>
  <w:style w:type="paragraph" w:customStyle="1" w:styleId="EndNoteBibliographyTitle">
    <w:name w:val="EndNote Bibliography Title"/>
    <w:basedOn w:val="Normal"/>
    <w:link w:val="EndNoteBibliographyTitleChar"/>
    <w:rsid w:val="00162D7A"/>
    <w:pPr>
      <w:jc w:val="center"/>
    </w:pPr>
    <w:rPr>
      <w:rFonts w:ascii="Calibri" w:hAnsi="Calibri" w:cs="Calibri"/>
      <w:sz w:val="28"/>
    </w:rPr>
  </w:style>
  <w:style w:type="character" w:customStyle="1" w:styleId="EndNoteBibliographyTitleChar">
    <w:name w:val="EndNote Bibliography Title Char"/>
    <w:basedOn w:val="DefaultParagraphFont"/>
    <w:link w:val="EndNoteBibliographyTitle"/>
    <w:rsid w:val="00162D7A"/>
    <w:rPr>
      <w:rFonts w:ascii="Calibri" w:hAnsi="Calibri" w:cs="Calibri"/>
      <w:color w:val="000000"/>
      <w:sz w:val="28"/>
    </w:rPr>
  </w:style>
  <w:style w:type="paragraph" w:customStyle="1" w:styleId="EndNoteBibliography">
    <w:name w:val="EndNote Bibliography"/>
    <w:basedOn w:val="Normal"/>
    <w:link w:val="EndNoteBibliographyChar"/>
    <w:rsid w:val="00162D7A"/>
    <w:pPr>
      <w:spacing w:line="240" w:lineRule="auto"/>
    </w:pPr>
    <w:rPr>
      <w:rFonts w:ascii="Calibri" w:hAnsi="Calibri" w:cs="Calibri"/>
      <w:sz w:val="28"/>
    </w:rPr>
  </w:style>
  <w:style w:type="character" w:customStyle="1" w:styleId="EndNoteBibliographyChar">
    <w:name w:val="EndNote Bibliography Char"/>
    <w:basedOn w:val="DefaultParagraphFont"/>
    <w:link w:val="EndNoteBibliography"/>
    <w:rsid w:val="00162D7A"/>
    <w:rPr>
      <w:rFonts w:ascii="Calibri" w:hAnsi="Calibri" w:cs="Calibri"/>
      <w:color w:val="000000"/>
      <w:sz w:val="28"/>
    </w:rPr>
  </w:style>
  <w:style w:type="character" w:styleId="Hyperlink">
    <w:name w:val="Hyperlink"/>
    <w:basedOn w:val="DefaultParagraphFont"/>
    <w:uiPriority w:val="99"/>
    <w:unhideWhenUsed/>
    <w:rsid w:val="00046C5A"/>
    <w:rPr>
      <w:color w:val="0000FF" w:themeColor="hyperlink"/>
      <w:u w:val="single"/>
    </w:rPr>
  </w:style>
  <w:style w:type="character" w:styleId="UnresolvedMention">
    <w:name w:val="Unresolved Mention"/>
    <w:basedOn w:val="DefaultParagraphFont"/>
    <w:uiPriority w:val="99"/>
    <w:semiHidden/>
    <w:unhideWhenUsed/>
    <w:rsid w:val="00046C5A"/>
    <w:rPr>
      <w:color w:val="605E5C"/>
      <w:shd w:val="clear" w:color="auto" w:fill="E1DFDD"/>
    </w:rPr>
  </w:style>
  <w:style w:type="character" w:customStyle="1" w:styleId="mord">
    <w:name w:val="mord"/>
    <w:basedOn w:val="DefaultParagraphFont"/>
    <w:rsid w:val="00906E1D"/>
  </w:style>
  <w:style w:type="character" w:customStyle="1" w:styleId="vlist-s">
    <w:name w:val="vlist-s"/>
    <w:basedOn w:val="DefaultParagraphFont"/>
    <w:rsid w:val="00906E1D"/>
  </w:style>
  <w:style w:type="character" w:customStyle="1" w:styleId="mrel">
    <w:name w:val="mrel"/>
    <w:basedOn w:val="DefaultParagraphFont"/>
    <w:rsid w:val="0039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518277">
      <w:bodyDiv w:val="1"/>
      <w:marLeft w:val="0"/>
      <w:marRight w:val="0"/>
      <w:marTop w:val="0"/>
      <w:marBottom w:val="0"/>
      <w:divBdr>
        <w:top w:val="none" w:sz="0" w:space="0" w:color="auto"/>
        <w:left w:val="none" w:sz="0" w:space="0" w:color="auto"/>
        <w:bottom w:val="none" w:sz="0" w:space="0" w:color="auto"/>
        <w:right w:val="none" w:sz="0" w:space="0" w:color="auto"/>
      </w:divBdr>
      <w:divsChild>
        <w:div w:id="694695097">
          <w:marLeft w:val="0"/>
          <w:marRight w:val="0"/>
          <w:marTop w:val="0"/>
          <w:marBottom w:val="0"/>
          <w:divBdr>
            <w:top w:val="none" w:sz="0" w:space="0" w:color="auto"/>
            <w:left w:val="none" w:sz="0" w:space="0" w:color="auto"/>
            <w:bottom w:val="none" w:sz="0" w:space="0" w:color="auto"/>
            <w:right w:val="none" w:sz="0" w:space="0" w:color="auto"/>
          </w:divBdr>
        </w:div>
        <w:div w:id="70530124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nar/gkaa609" TargetMode="External"/><Relationship Id="rId18" Type="http://schemas.openxmlformats.org/officeDocument/2006/relationships/hyperlink" Target="https://doi.org/10.1126/science.add7046" TargetMode="External"/><Relationship Id="rId26" Type="http://schemas.openxmlformats.org/officeDocument/2006/relationships/hyperlink" Target="https://doi.org/10.1200/JCO.2008.18.1370" TargetMode="External"/><Relationship Id="rId39" Type="http://schemas.openxmlformats.org/officeDocument/2006/relationships/hyperlink" Target="https://doi.org/10.1242/dev.201805" TargetMode="External"/><Relationship Id="rId21" Type="http://schemas.openxmlformats.org/officeDocument/2006/relationships/hyperlink" Target="https://doi.org/10.1038/s41587-023-01767-y" TargetMode="External"/><Relationship Id="rId34" Type="http://schemas.openxmlformats.org/officeDocument/2006/relationships/hyperlink" Target="https://doi.org/10.1038/s41380-019-0609-8" TargetMode="External"/><Relationship Id="rId42" Type="http://schemas.openxmlformats.org/officeDocument/2006/relationships/hyperlink" Target="https://doi.org/10.1093/bib/bbae283" TargetMode="Externa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hyperlink" Target="https://doi.org/10.1038/nature13385" TargetMode="External"/><Relationship Id="rId29" Type="http://schemas.openxmlformats.org/officeDocument/2006/relationships/hyperlink" Target="https://doi.org/10.1126/science.aad3839"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038/s41592-018-0229-2" TargetMode="External"/><Relationship Id="rId24" Type="http://schemas.openxmlformats.org/officeDocument/2006/relationships/hyperlink" Target="https://doi.org/10.1158/2159-8290.CD-12-0095" TargetMode="External"/><Relationship Id="rId32" Type="http://schemas.openxmlformats.org/officeDocument/2006/relationships/hyperlink" Target="https://doi.org/10.1007/s12311-015-0665-4" TargetMode="External"/><Relationship Id="rId37" Type="http://schemas.openxmlformats.org/officeDocument/2006/relationships/hyperlink" Target="https://doi.org/10.1016/j.celrep.2023.112425" TargetMode="External"/><Relationship Id="rId40" Type="http://schemas.openxmlformats.org/officeDocument/2006/relationships/hyperlink" Target="https://doi.org/10.1093/molbev/msm088"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oi.org/10.1126/science.abl4896" TargetMode="External"/><Relationship Id="rId23" Type="http://schemas.openxmlformats.org/officeDocument/2006/relationships/hyperlink" Target="https://doi.org/10.1093/nar/gkv1507" TargetMode="External"/><Relationship Id="rId28" Type="http://schemas.openxmlformats.org/officeDocument/2006/relationships/hyperlink" Target="https://doi.org/10.1186/s13059-019-1850-9" TargetMode="External"/><Relationship Id="rId36" Type="http://schemas.openxmlformats.org/officeDocument/2006/relationships/hyperlink" Target="https://doi.org/10.1016/j.devcel.2022.07.015" TargetMode="External"/><Relationship Id="rId10" Type="http://schemas.openxmlformats.org/officeDocument/2006/relationships/hyperlink" Target="https://doi.org/10.1038/s41592-019-0619-0" TargetMode="External"/><Relationship Id="rId19" Type="http://schemas.openxmlformats.org/officeDocument/2006/relationships/hyperlink" Target="https://doi.org/10.1186/s13059-017-1382-0" TargetMode="External"/><Relationship Id="rId31" Type="http://schemas.openxmlformats.org/officeDocument/2006/relationships/hyperlink" Target="https://doi.org/10.1038/s41593-024-01666-8" TargetMode="External"/><Relationship Id="rId44"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1038/s41586-018-0590-4" TargetMode="External"/><Relationship Id="rId22" Type="http://schemas.openxmlformats.org/officeDocument/2006/relationships/hyperlink" Target="https://doi.org/10.1038/ng.2764" TargetMode="External"/><Relationship Id="rId27" Type="http://schemas.openxmlformats.org/officeDocument/2006/relationships/hyperlink" Target="https://doi.org/10.1002/1097-0142(195405)7:3" TargetMode="External"/><Relationship Id="rId30" Type="http://schemas.openxmlformats.org/officeDocument/2006/relationships/hyperlink" Target="https://doi.org/10.1016/j.neuron.2022.10.032" TargetMode="External"/><Relationship Id="rId35" Type="http://schemas.openxmlformats.org/officeDocument/2006/relationships/hyperlink" Target="https://doi.org/10.1038/s41583-024-00808-6" TargetMode="External"/><Relationship Id="rId43" Type="http://schemas.openxmlformats.org/officeDocument/2006/relationships/hyperlink" Target="https://doi.org/10.1016/j.cels.2015.12.004" TargetMode="Externa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hyperlink" Target="https://doi.org/10.1038/s41592-024-02191-z" TargetMode="External"/><Relationship Id="rId17" Type="http://schemas.openxmlformats.org/officeDocument/2006/relationships/hyperlink" Target="https://doi.org/10.1038/nature11412" TargetMode="External"/><Relationship Id="rId25" Type="http://schemas.openxmlformats.org/officeDocument/2006/relationships/hyperlink" Target="https://doi.org/10.1038/35021093" TargetMode="External"/><Relationship Id="rId33" Type="http://schemas.openxmlformats.org/officeDocument/2006/relationships/hyperlink" Target="https://doi.org/10.1038/s44318-024-00218-x" TargetMode="External"/><Relationship Id="rId38" Type="http://schemas.openxmlformats.org/officeDocument/2006/relationships/hyperlink" Target="https://doi.org/10.1038/s41593-024-01734-5" TargetMode="External"/><Relationship Id="rId46" Type="http://schemas.openxmlformats.org/officeDocument/2006/relationships/theme" Target="theme/theme1.xml"/><Relationship Id="rId20" Type="http://schemas.openxmlformats.org/officeDocument/2006/relationships/hyperlink" Target="https://doi.org/10.1016/j.cell.2021.04.048" TargetMode="External"/><Relationship Id="rId41" Type="http://schemas.openxmlformats.org/officeDocument/2006/relationships/hyperlink" Target="https://doi.org/10.7554/eLife.667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20</Pages>
  <Words>13954</Words>
  <Characters>79540</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100</cp:revision>
  <dcterms:created xsi:type="dcterms:W3CDTF">2013-12-23T23:15:00Z</dcterms:created>
  <dcterms:modified xsi:type="dcterms:W3CDTF">2026-07-21T14:22:00Z</dcterms:modified>
  <cp:category/>
</cp:coreProperties>
</file>