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ins w:id="0" w:author="Microsoft Office User" w:date="2026-07-20T21:57:00Z">
        <w:r w:rsidR="009C5BF9">
          <w:t>ρ</w:t>
        </w:r>
        <w:r w:rsidR="009C5BF9" w:rsidDel="009C5BF9">
          <w:t xml:space="preserve"> </w:t>
        </w:r>
      </w:ins>
      <w:del w:id="1" w:author="Microsoft Office User" w:date="2026-07-20T21:57:00Z">
        <w:r w:rsidDel="009C5BF9">
          <w:delText>r</w:delText>
        </w:r>
      </w:del>
      <w:r/>
      <w:ins w:id="2" w:author="Microsoft Office User" w:date="2026-07-20T21:57:00Z">
        <w:r w:rsidR="009C5BF9">
          <w:t>−0.57</w:t>
        </w:r>
      </w:ins>
      <w:ins w:id="3" w:author="Microsoft Office User" w:date="2026-07-20T21:58:00Z">
        <w:r w:rsidR="009C5BF9">
          <w:t xml:space="preserve"> </w:t>
        </w:r>
      </w:ins>
      <w:del w:id="4" w:author="Microsoft Office User" w:date="2026-07-20T21:57:00Z">
        <w:r w:rsidDel="009C5BF9">
          <w:delText xml:space="preserve">−0.38 </w:delText>
        </w:r>
      </w:del>
      <w:r/>
      <w:ins w:id="5" w:author="Microsoft Office User" w:date="2026-07-20T21:57:00Z">
        <w:r w:rsidR="009C5BF9">
          <w:t xml:space="preserve"> −0.</w:t>
        </w:r>
        <w:commentRangeStart w:id="6"/>
        <w:r w:rsidR="009C5BF9">
          <w:t>38</w:t>
        </w:r>
      </w:ins>
      <w:commentRangeEnd w:id="6"/>
      <w:ins w:id="7" w:author="Microsoft Office User" w:date="2026-07-21T17:51:00Z">
        <w:r w:rsidR="00D10312">
          <w:rPr>
            <w:rStyle w:val="CommentReference"/>
          </w:rPr>
          <w:commentReference w:id="6"/>
        </w:r>
      </w:ins>
      <w:del w:id="8" w:author="Microsoft Office User" w:date="2026-07-20T21:57:00Z">
        <w:r w:rsidDel="009C5BF9">
          <w:delText xml:space="preserve"> −0.57</w:delText>
        </w:r>
      </w:del>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t xml:space="preserve">We realized that this question mirrors a problem solved in molecular evolution forty years ago. When comparing two DNA sequences, the Ka/Ks ratio (also called </w:t>
      </w:r>
      <w:proofErr w:type="spellStart"/>
      <w:r>
        <w:t>dN</w:t>
      </w:r>
      <w:proofErr w:type="spellEnd"/>
      <w:r>
        <w:t>/</w:t>
      </w:r>
      <w:proofErr w:type="spellStart"/>
      <w:r>
        <w:t>dS</w:t>
      </w:r>
      <w:proofErr w:type="spellEnd"/>
      <w:r>
        <w:t>) distinguishes nonsynonymous changes (Ka, which alter the protein and may be shaped by selection) from synonymous changes (Ks, which are silent and presumed neutral). The elegance of Ka/Ks lies in its use of synonymous sites as an internal baseline: the same mutational process produces both types of change, so their ratio reveals whether selection is acting.</w:t>
      </w:r>
    </w:p>
    <w:p w14:paraId="310087C1" w14:textId="307CEAC0" w:rsidR="005A7441" w:rsidRDefault="00000000">
      <w:pPr>
        <w:spacing w:after="60"/>
      </w:pPr>
      <w:r>
        <w:t xml:space="preserve">We applied this logic to transcriptomic comparisons. CKI defines two rates: a neutral offset rate </w:t>
      </w:r>
      <w:proofErr w:type="spellStart"/>
      <w:r>
        <w:t>k_n</w:t>
      </w:r>
      <w:proofErr w:type="spellEnd"/>
      <w:r>
        <w:t>, estimated from housekeeping (HK) gene expression</w:t>
      </w:r>
      <w:r w:rsidR="00046C5A">
        <w:t xml:space="preserve"> </w:t>
      </w:r>
      <w:r w:rsidR="00530FC8">
        <w:fldChar w:fldCharType="begin"/>
      </w:r>
      <w:r w:rsidR="00046C5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30FC8">
        <w:fldChar w:fldCharType="separate"/>
      </w:r>
      <w:r w:rsidR="00046C5A">
        <w:rPr>
          <w:noProof/>
        </w:rPr>
        <w:t>[4]</w:t>
      </w:r>
      <w:r w:rsidR="00530FC8">
        <w:fldChar w:fldCharType="end"/>
      </w:r>
      <w:r>
        <w:t xml:space="preserve">; and a functional conversion rate </w:t>
      </w:r>
      <w:proofErr w:type="spellStart"/>
      <w:r>
        <w:t>k_f</w:t>
      </w:r>
      <w:proofErr w:type="spellEnd"/>
      <w:r>
        <w:t xml:space="preserve">, estimated from cell-type identity genes. The ratio ω = </w:t>
      </w:r>
      <w:proofErr w:type="spellStart"/>
      <w:r>
        <w:t>k_f</w:t>
      </w:r>
      <w:proofErr w:type="spellEnd"/>
      <w:r>
        <w:t>/</w:t>
      </w:r>
      <w:proofErr w:type="spellStart"/>
      <w:r>
        <w:t>k_n</w:t>
      </w:r>
      <w:proofErr w:type="spellEnd"/>
      <w:r>
        <w:t xml:space="preserve"> quantifies selective transcriptomic remodeling: ω near 1 means the observed differences are consistent with neutral expectation; ω much greater than 1 means functional gain exceeds background variation; ω much less than 1 means strong functional constraint.</w:t>
      </w:r>
    </w:p>
    <w:p w14:paraId="7C64D67E" w14:textId="7CC14469" w:rsidR="005A7441" w:rsidRDefault="00000000">
      <w:pPr>
        <w:spacing w:after="60"/>
      </w:pPr>
      <w:r w:rsidRPr="00C34668">
        <w:rPr>
          <w:color w:val="auto"/>
        </w:rPr>
        <w:t xml:space="preserve">We validated CKI across </w:t>
      </w:r>
      <w:ins w:id="9" w:author="Microsoft Office User" w:date="2026-07-18T15:25:00Z">
        <w:r w:rsidR="00C34668">
          <w:rPr>
            <w:rFonts w:hint="eastAsia"/>
            <w:color w:val="auto"/>
            <w:lang w:eastAsia="zh-CN"/>
          </w:rPr>
          <w:t>fou</w:t>
        </w:r>
        <w:r w:rsidR="00C34668">
          <w:rPr>
            <w:color w:val="auto"/>
            <w:lang w:eastAsia="zh-CN"/>
          </w:rPr>
          <w:t xml:space="preserve">r </w:t>
        </w:r>
      </w:ins>
      <w:del w:id="10" w:author="Microsoft Office User" w:date="2026-07-18T15:24:00Z">
        <w:r w:rsidRPr="00C34668" w:rsidDel="00C34668">
          <w:rPr>
            <w:rFonts w:hint="eastAsia"/>
            <w:color w:val="auto"/>
            <w:lang w:eastAsia="zh-CN"/>
          </w:rPr>
          <w:delText>t</w:delText>
        </w:r>
        <w:r w:rsidRPr="00C34668" w:rsidDel="00C34668">
          <w:rPr>
            <w:color w:val="auto"/>
          </w:rPr>
          <w:delText xml:space="preserve">hree </w:delText>
        </w:r>
      </w:del>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Change w:id="11" w:author="Microsoft Office User" w:date="2026-07-18T15:25:00Z">
            <w:rPr/>
          </w:rPrChange>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w:t>
      </w:r>
      <w:proofErr w:type="spellStart"/>
      <w:r>
        <w:t>Pseudobulk</w:t>
      </w:r>
      <w:proofErr w:type="spellEnd"/>
      <w:r>
        <w:t xml:space="preserve">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w:t>
      </w:r>
      <w:r w:rsidR="00E0548A">
        <w:fldChar w:fldCharType="begin"/>
      </w:r>
      <w:r w:rsidR="00E0548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E0548A">
        <w:fldChar w:fldCharType="separate"/>
      </w:r>
      <w:r w:rsidR="00E0548A">
        <w:rPr>
          <w:noProof/>
        </w:rPr>
        <w:t>[4]</w:t>
      </w:r>
      <w:r w:rsidR="00E0548A">
        <w:fldChar w:fldCharType="end"/>
      </w:r>
      <w:r>
        <w:t xml:space="preserve"> is optionally used as supplementary enhancement (union with detected set). For any other species, detection is purely data-driven without external references.</w:t>
      </w:r>
      <w:r>
        <w:t xml:space="preserve">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r>
    </w:p>
    <w:p w14:paraId="21B3535C" w14:textId="77777777" w:rsidR="005A7441" w:rsidRDefault="00000000">
      <w:pPr>
        <w:spacing w:after="60"/>
      </w:pPr>
      <w:r>
        <w:t xml:space="preserve">For populations A and B with </w:t>
      </w:r>
      <w:proofErr w:type="spellStart"/>
      <w:r>
        <w:t>pseudobulk</w:t>
      </w:r>
      <w:proofErr w:type="spellEnd"/>
      <w:r>
        <w:t xml:space="preserve"> vectors </w:t>
      </w:r>
      <w:proofErr w:type="spellStart"/>
      <w:r>
        <w:t>ε_A</w:t>
      </w:r>
      <w:proofErr w:type="spellEnd"/>
      <w:r>
        <w:t xml:space="preserve"> and </w:t>
      </w:r>
      <w:proofErr w:type="spellStart"/>
      <w:r>
        <w:t>ε_B</w:t>
      </w:r>
      <w:proofErr w:type="spellEnd"/>
      <w:r>
        <w:t xml:space="preserve">, </w:t>
      </w:r>
      <w:proofErr w:type="spellStart"/>
      <w:r>
        <w:t>k_n</w:t>
      </w:r>
      <w:proofErr w:type="spellEnd"/>
      <w:r>
        <w:t xml:space="preserve"> = JS(</w:t>
      </w:r>
      <w:proofErr w:type="spellStart"/>
      <w:r>
        <w:t>softmax</w:t>
      </w:r>
      <w:proofErr w:type="spellEnd"/>
      <w:r>
        <w:t>(</w:t>
      </w:r>
      <w:proofErr w:type="spellStart"/>
      <w:r>
        <w:t>ε_A</w:t>
      </w:r>
      <w:proofErr w:type="spellEnd"/>
      <w:r>
        <w:t xml:space="preserve">[H]), </w:t>
      </w:r>
      <w:proofErr w:type="spellStart"/>
      <w:r>
        <w:t>softmax</w:t>
      </w:r>
      <w:proofErr w:type="spellEnd"/>
      <w:r>
        <w:t>(</w:t>
      </w:r>
      <w:proofErr w:type="spellStart"/>
      <w:r>
        <w:t>ε_B</w:t>
      </w:r>
      <w:proofErr w:type="spellEnd"/>
      <w:r>
        <w:t xml:space="preserve">[H])), where H is the set of HK gene indices. </w:t>
      </w:r>
      <w:proofErr w:type="spellStart"/>
      <w:r>
        <w:t>k_f</w:t>
      </w:r>
      <w:proofErr w:type="spellEnd"/>
      <w:r>
        <w:t xml:space="preserve"> = JS(</w:t>
      </w:r>
      <w:proofErr w:type="spellStart"/>
      <w:r>
        <w:t>softmax</w:t>
      </w:r>
      <w:proofErr w:type="spellEnd"/>
      <w:r>
        <w:t>(</w:t>
      </w:r>
      <w:proofErr w:type="spellStart"/>
      <w:r>
        <w:t>ε_A</w:t>
      </w:r>
      <w:proofErr w:type="spellEnd"/>
      <w:r>
        <w:t xml:space="preserve">[I]), </w:t>
      </w:r>
      <w:proofErr w:type="spellStart"/>
      <w:r>
        <w:t>softmax</w:t>
      </w:r>
      <w:proofErr w:type="spellEnd"/>
      <w:r>
        <w:t>(</w:t>
      </w:r>
      <w:proofErr w:type="spellStart"/>
      <w:r>
        <w:t>ε_B</w:t>
      </w:r>
      <w:proofErr w:type="spellEnd"/>
      <w:r>
        <w:t xml:space="preserve">[I])), where I is the set of top-2,000 highly variable genes (HVGs; Scanpy default, Seurat v3 flavor) excluding HK genes. The choice of 2,000 HVGs follows the Scanpy default parameter and was validated by sensitivity analysis: varying the HVG count from 1,000 to 4,000 yielded ω correlations r &gt; 0.97, confirming robustness to this parameter. ω = </w:t>
      </w:r>
      <w:proofErr w:type="spellStart"/>
      <w:r>
        <w:t>k_f</w:t>
      </w:r>
      <w:proofErr w:type="spellEnd"/>
      <w:r>
        <w:t>/</w:t>
      </w:r>
      <w:proofErr w:type="spellStart"/>
      <w:r>
        <w:t>k_n</w:t>
      </w:r>
      <w:proofErr w:type="spellEnd"/>
      <w:r>
        <w:t xml:space="preserve">. JS divergence uses base-2 logarithm (range [0,1]). </w:t>
      </w:r>
      <w:proofErr w:type="spellStart"/>
      <w:r>
        <w:t>Softmax</w:t>
      </w:r>
      <w:proofErr w:type="spellEnd"/>
      <w:r>
        <w:t xml:space="preserve"> normalization converts expression vectors to probability distributions.</w:t>
      </w:r>
      <w:r>
        <w:t xml:space="preserve"> The stability of the ω ratio depends on k_n being bounded away from zero. In our datasets, k_n had a median of 0.0086 (range 0.0004–0.106); only 48 of 4,851 pairs (0.15%) had k_n &lt; 0.001. For these rare near-degenerate cases, we recommend reporting ω with a lower-bound k_n threshold (e.g., k_n ≥ 0.001) to avoid inflated ratios. In practice, 93.6% of all ω values were &lt; 15,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t xml:space="preserve">We randomly permute cell labels between the two populations (B = 500), recompute </w:t>
      </w:r>
      <w:proofErr w:type="spellStart"/>
      <w:r>
        <w:t>pseudobulk</w:t>
      </w:r>
      <w:proofErr w:type="spellEnd"/>
      <w:r>
        <w:t xml:space="preserve"> vectors, and calculate </w:t>
      </w:r>
      <w:proofErr w:type="spellStart"/>
      <w:r>
        <w:t>ω_null</w:t>
      </w:r>
      <w:proofErr w:type="spellEnd"/>
      <w:r>
        <w:t xml:space="preserve"> for each permutation. We apply a two-sided bootstrap test: Empirical P = (count(|</w:t>
      </w:r>
      <w:proofErr w:type="spellStart"/>
      <w:r>
        <w:t>ω_null</w:t>
      </w:r>
      <w:proofErr w:type="spellEnd"/>
      <w:r>
        <w:t xml:space="preserve"> - 1| &gt;= |</w:t>
      </w:r>
      <w:proofErr w:type="spellStart"/>
      <w:r>
        <w:t>ω_obs</w:t>
      </w:r>
      <w:proofErr w:type="spellEnd"/>
      <w:r>
        <w:t xml:space="preserve"> - 1|) + 1) / (B + 1). Cohen's d = (</w:t>
      </w:r>
      <w:proofErr w:type="spellStart"/>
      <w:r>
        <w:t>ω_obs</w:t>
      </w:r>
      <w:proofErr w:type="spellEnd"/>
      <w:r>
        <w:t xml:space="preserve"> - mean(</w:t>
      </w:r>
      <w:proofErr w:type="spellStart"/>
      <w:r>
        <w:t>ω_null</w:t>
      </w:r>
      <w:proofErr w:type="spellEnd"/>
      <w:r>
        <w:t xml:space="preserve">)) / </w:t>
      </w:r>
      <w:proofErr w:type="spellStart"/>
      <w:r>
        <w:t>sd</w:t>
      </w:r>
      <w:proofErr w:type="spellEnd"/>
      <w:r>
        <w:t>(</w:t>
      </w:r>
      <w:proofErr w:type="spellStart"/>
      <w:r>
        <w:t>ω_null</w:t>
      </w:r>
      <w:proofErr w:type="spellEnd"/>
      <w:r>
        <w:t>). All reported P-values are raw bootstrap P-values. For analyses involving multiple comparisons (e.g., 4,851 cell-type pairs in Tabula Sapiens), Benjamini-Hochberg false discovery rate (FDR) correction was applied; adjusted q-values are reported alongside raw P-values where multiple testing is relevant.</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t xml:space="preserve">TCGA bulk RNA-seq </w:t>
      </w:r>
      <w:r w:rsidR="007B2A68">
        <w:fldChar w:fldCharType="begin"/>
      </w:r>
      <w:r w:rsidR="00C34668">
        <w:instrText xml:space="preserve"> ADDIN EN.CITE &lt;EndNote&gt;&lt;Cite&gt;&lt;Author&gt;Cancer Genome Atlas Research&lt;/Author&gt;&lt;Year&gt;2013&lt;/Year&gt;&lt;RecNum&gt;110&lt;/RecNum&gt;&lt;DisplayText&gt;[13]&lt;/DisplayText&gt;&lt;record&gt;&lt;rec-number&gt;110&lt;/rec-number&gt;&lt;foreign-keys&gt;&lt;key app="EN" db-id="r5zatf9e3xse5ce9vdmpwvaeerwrttx055ps" timestamp="1784260729"&gt;110&lt;/key&gt;&lt;/foreign-keys&gt;&lt;ref-type name="Journal Article"&gt;17&lt;/ref-type&gt;&lt;contributors&gt;&lt;authors&gt;&lt;author&gt;Cancer Genome Atlas Research, Network&lt;/author&gt;&lt;author&gt;Weinstein, J. N.&lt;/author&gt;&lt;author&gt;Collisson, E. A.&lt;/author&gt;&lt;author&gt;Mills, G. B.&lt;/author&gt;&lt;author&gt;Shaw, K. R.&lt;/author&gt;&lt;author&gt;Ozenberger, B. A.&lt;/author&gt;&lt;author&gt;Ellrott, K.&lt;/author&gt;&lt;author&gt;Shmulevich, I.&lt;/author&gt;&lt;author&gt;Sander, C.&lt;/author&gt;&lt;author&gt;Stuart, J. M.&lt;/author&gt;&lt;/authors&gt;&lt;/contributors&gt;&lt;auth-address&gt;Human Genome Sequencing Center, Baylor College of Medicine, Houston, Texas, USA.&lt;/auth-address&gt;&lt;titles&gt;&lt;title&gt;The Cancer Genome Atlas Pan-Cancer analysis project&lt;/title&gt;&lt;secondary-title&gt;Nat Genet&lt;/secondary-title&gt;&lt;/titles&gt;&lt;pages&gt;1113-20&lt;/pages&gt;&lt;volume&gt;45&lt;/volume&gt;&lt;number&gt;10&lt;/number&gt;&lt;keywords&gt;&lt;keyword&gt;Gene Expression Profiling&lt;/keyword&gt;&lt;keyword&gt;*Genome&lt;/keyword&gt;&lt;keyword&gt;Humans&lt;/keyword&gt;&lt;keyword&gt;Neoplasms/*genetics/pathology&lt;/keyword&gt;&lt;/keywords&gt;&lt;dates&gt;&lt;year&gt;2013&lt;/year&gt;&lt;pub-dates&gt;&lt;date&gt;Oct&lt;/date&gt;&lt;/pub-dates&gt;&lt;/dates&gt;&lt;isbn&gt;1546-1718 (Electronic)&amp;#xD;1061-4036 (Print)&amp;#xD;1061-4036 (Linking)&lt;/isbn&gt;&lt;accession-num&gt;24071849&lt;/accession-num&gt;&lt;urls&gt;&lt;related-urls&gt;&lt;url&gt;https://www.ncbi.nlm.nih.gov/pubmed/24071849&lt;/url&gt;&lt;/related-urls&gt;&lt;/urls&gt;&lt;custom2&gt;PMC3919969&lt;/custom2&gt;&lt;electronic-resource-num&gt;10.1038/ng.2764&lt;/electronic-resource-num&gt;&lt;remote-database-name&gt;Medline&lt;/remote-database-name&gt;&lt;remote-database-provider&gt;NLM&lt;/remote-database-provider&gt;&lt;/record&gt;&lt;/Cite&gt;&lt;/EndNote&gt;</w:instrText>
      </w:r>
      <w:r w:rsidR="007B2A68">
        <w:fldChar w:fldCharType="separate"/>
      </w:r>
      <w:r w:rsidR="00C34668">
        <w:rPr>
          <w:noProof/>
        </w:rPr>
        <w:t>[13]</w:t>
      </w:r>
      <w:r w:rsidR="007B2A68">
        <w:fldChar w:fldCharType="end"/>
      </w:r>
      <w:r w:rsidRPr="003C0557">
        <w:rPr>
          <w:color w:val="auto"/>
        </w:rPr>
        <w:t xml:space="preserve">: </w:t>
      </w:r>
      <w:r>
        <w:t xml:space="preserve">five cancer types from NCI Genomic Data Commons, accessed via </w:t>
      </w:r>
      <w:proofErr w:type="spellStart"/>
      <w:r>
        <w:t>TCGAbiolinks</w:t>
      </w:r>
      <w:proofErr w:type="spellEnd"/>
      <w:r>
        <w:t xml:space="preserve"> </w:t>
      </w:r>
      <w:r w:rsidR="007B2A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7B2A68">
        <w:fldChar w:fldCharType="separate"/>
      </w:r>
      <w:r w:rsidR="00C34668">
        <w:rPr>
          <w:noProof/>
        </w:rPr>
        <w:t>[14]</w:t>
      </w:r>
      <w:r w:rsidR="007B2A68">
        <w:fldChar w:fldCharType="end"/>
      </w:r>
      <w:r>
        <w:t xml:space="preserve"> and </w:t>
      </w:r>
      <w:proofErr w:type="spellStart"/>
      <w:r>
        <w:t>cBioPortal</w:t>
      </w:r>
      <w:proofErr w:type="spellEnd"/>
      <w:r>
        <w:t xml:space="preserve"> </w:t>
      </w:r>
      <w:r w:rsidR="007B2A68">
        <w:fldChar w:fldCharType="begin"/>
      </w:r>
      <w:r w:rsidR="00C34668">
        <w:instrText xml:space="preserve"> ADDIN EN.CITE &lt;EndNote&gt;&lt;Cite&gt;&lt;Author&gt;Cerami&lt;/Author&gt;&lt;Year&gt;2012&lt;/Year&gt;&lt;RecNum&gt;96&lt;/RecNum&gt;&lt;DisplayText&gt;[15]&lt;/DisplayText&gt;&lt;record&gt;&lt;rec-number&gt;96&lt;/rec-number&gt;&lt;foreign-keys&gt;&lt;key app="EN" db-id="r5zatf9e3xse5ce9vdmpwvaeerwrttx055ps" timestamp="1784260729"&gt;96&lt;/key&gt;&lt;/foreign-keys&gt;&lt;ref-type name="Journal Article"&gt;17&lt;/ref-type&gt;&lt;contributors&gt;&lt;authors&gt;&lt;author&gt;Cerami, E.&lt;/author&gt;&lt;author&gt;Gao, J.&lt;/author&gt;&lt;author&gt;Dogrusoz, U.&lt;/author&gt;&lt;author&gt;Gross, B. E.&lt;/author&gt;&lt;author&gt;Sumer, S. O.&lt;/author&gt;&lt;author&gt;Aksoy, B. A.&lt;/author&gt;&lt;author&gt;Jacobsen, A.&lt;/author&gt;&lt;author&gt;Byrne, C. J.&lt;/author&gt;&lt;author&gt;Heuer, M. L.&lt;/author&gt;&lt;author&gt;Larsson, E.&lt;/author&gt;&lt;author&gt;Antipin, Y.&lt;/author&gt;&lt;author&gt;Reva, B.&lt;/author&gt;&lt;author&gt;Goldberg, A. P.&lt;/author&gt;&lt;author&gt;Sander, C.&lt;/author&gt;&lt;author&gt;Schultz, N.&lt;/author&gt;&lt;/authors&gt;&lt;/contributors&gt;&lt;auth-address&gt;Computational Biology Center, Memorial Sloan-Kettering Cancer Center, New York, New York 10021, USA. cancergenomics@cbio.mskcc.org&lt;/auth-address&gt;&lt;titles&gt;&lt;title&gt;The cBio cancer genomics portal: an open platform for exploring multidimensional cancer genomics data&lt;/title&gt;&lt;secondary-title&gt;Cancer Discov&lt;/secondary-title&gt;&lt;/titles&gt;&lt;pages&gt;401-4&lt;/pages&gt;&lt;volume&gt;2&lt;/volume&gt;&lt;number&gt;5&lt;/number&gt;&lt;keywords&gt;&lt;keyword&gt;*Database Management Systems&lt;/keyword&gt;&lt;keyword&gt;*Databases, Factual&lt;/keyword&gt;&lt;keyword&gt;*Genomics&lt;/keyword&gt;&lt;keyword&gt;Humans&lt;/keyword&gt;&lt;keyword&gt;Internet&lt;/keyword&gt;&lt;keyword&gt;Neoplasms/*genetics&lt;/keyword&gt;&lt;/keywords&gt;&lt;dates&gt;&lt;year&gt;2012&lt;/year&gt;&lt;pub-dates&gt;&lt;date&gt;May&lt;/date&gt;&lt;/pub-dates&gt;&lt;/dates&gt;&lt;isbn&gt;2159-8290 (Electronic)&amp;#xD;2159-8274 (Print)&amp;#xD;2159-8274 (Linking)&lt;/isbn&gt;&lt;accession-num&gt;22588877&lt;/accession-num&gt;&lt;urls&gt;&lt;related-urls&gt;&lt;url&gt;https://www.ncbi.nlm.nih.gov/pubmed/22588877&lt;/url&gt;&lt;/related-urls&gt;&lt;/urls&gt;&lt;custom1&gt;Disclosure of Potential Conflicts of Interest No potential conflicts of interest were disclosed.&lt;/custom1&gt;&lt;custom2&gt;PMC3956037&lt;/custom2&gt;&lt;electronic-resource-num&gt;10.1158/2159-8290.CD-12-0095&lt;/electronic-resource-num&gt;&lt;remote-database-name&gt;Medline&lt;/remote-database-name&gt;&lt;remote-database-provider&gt;NLM&lt;/remote-database-provider&gt;&lt;/record&gt;&lt;/Cite&gt;&lt;/EndNote&gt;</w:instrText>
      </w:r>
      <w:r w:rsidR="007B2A68">
        <w:fldChar w:fldCharType="separate"/>
      </w:r>
      <w:r w:rsidR="00C34668">
        <w:rPr>
          <w:noProof/>
        </w:rPr>
        <w:t>[15]</w:t>
      </w:r>
      <w:r w:rsidR="007B2A68">
        <w:fldChar w:fldCharType="end"/>
      </w:r>
      <w:r>
        <w:t xml:space="preserve"> APIs. LUAD: 495 tumor + 76 normal; LUSC: 567 tumor + 58 normal; LIHC: 365 tumor + 57 normal; KIRC: 755 tumor + 82 normal; BRCA: 1032 tumor + 109 normal. FPKM values, log2(x+1) transformed. PAM50 classification </w:t>
      </w:r>
      <w:r w:rsidR="007B2A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7B2A68">
        <w:fldChar w:fldCharType="separate"/>
      </w:r>
      <w:r w:rsidR="00C34668">
        <w:rPr>
          <w:noProof/>
        </w:rPr>
        <w:t>[16,17]</w:t>
      </w:r>
      <w:r w:rsidR="007B2A68">
        <w:fldChar w:fldCharType="end"/>
      </w:r>
      <w:r>
        <w:t xml:space="preserve">: nearest centroid (Pearson correlation), 44 of 47 PAM50 genes matched. LIHC Edmondson grade </w:t>
      </w:r>
      <w:r w:rsidR="007B2A68">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7B2A68">
        <w:fldChar w:fldCharType="separate"/>
      </w:r>
      <w:r w:rsidR="00C34668">
        <w:rPr>
          <w:noProof/>
        </w:rPr>
        <w:t>[18]</w:t>
      </w:r>
      <w:r w:rsidR="007B2A68">
        <w:fldChar w:fldCharType="end"/>
      </w:r>
      <w:r>
        <w:t xml:space="preserve">: from </w:t>
      </w:r>
      <w:proofErr w:type="spellStart"/>
      <w:r>
        <w:t>cBioPortal</w:t>
      </w:r>
      <w:proofErr w:type="spellEnd"/>
      <w:r>
        <w:t xml:space="preserve">, 289 tumors. LUAD mutations: from </w:t>
      </w:r>
      <w:proofErr w:type="spellStart"/>
      <w:r>
        <w:t>cBioPortal</w:t>
      </w:r>
      <w:proofErr w:type="spellEnd"/>
      <w:r>
        <w:t>, 497 samples (61 EGFR, 121 KRAS, 312 WT).</w:t>
      </w:r>
      <w:r>
        <w:t xml:space="preserve">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FF0000"/>
        </w:rPr>
        <w:t>Bergmann glia</w:t>
      </w:r>
      <w:ins w:id="12" w:author="Microsoft Office User" w:date="2026-07-20T17:19:00Z">
        <w:r w:rsidR="00CD047D">
          <w:rPr>
            <w:color w:val="FF0000"/>
          </w:rPr>
          <w:t xml:space="preserve"> (7965)</w:t>
        </w:r>
      </w:ins>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t>For the brain regional analysis, we designed a multiplicative model to detect cell-type/region-pair combinations with anomalously low ω.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w:t>
      </w:r>
      <w:commentRangeStart w:id="13"/>
      <w:r>
        <w:t>residual &lt; 0.5</w:t>
      </w:r>
      <w:commentRangeEnd w:id="13"/>
      <w:r w:rsidR="00DD10B0">
        <w:rPr>
          <w:rStyle w:val="CommentReference"/>
        </w:rPr>
        <w:commentReference w:id="13"/>
      </w:r>
      <w:r>
        <w:t>, ω &lt; 25), and Weak (</w:t>
      </w:r>
      <w:r w:rsidRPr="00335592">
        <w:rPr>
          <w:highlight w:val="yellow"/>
        </w:rPr>
        <w:t>residual &lt; 0.75</w:t>
      </w:r>
      <w:r>
        <w:t>,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r>
        <w:t xml:space="preserve"> The residual &lt; 0.3 threshold for Strong candidates was calibrated from the null distribution of multiplicative residuals across all 31,764 comparisons: the 1st percentile of the null distribution corresponded to residual ≈ 0.29, providing a data-driven threshold for anomalously low values. The Moderate (residual &lt; 0.5) and Weak (residual &lt; 0.75) tiers correspond to the 5th and 25th percentiles, respectively.</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t xml:space="preserve">All analyses were performed in Python 3.12 with </w:t>
      </w:r>
      <w:proofErr w:type="spellStart"/>
      <w:r>
        <w:t>scanpy</w:t>
      </w:r>
      <w:proofErr w:type="spellEnd"/>
      <w:r>
        <w:t xml:space="preserve"> &gt;= 1.9.0 </w:t>
      </w:r>
      <w:r w:rsidR="005E293F">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5E293F">
        <w:fldChar w:fldCharType="separate"/>
      </w:r>
      <w:r w:rsidR="00C34668">
        <w:rPr>
          <w:noProof/>
        </w:rPr>
        <w:t>[10]</w:t>
      </w:r>
      <w:r w:rsidR="005E293F">
        <w:fldChar w:fldCharType="end"/>
      </w:r>
      <w:r>
        <w:t xml:space="preserve">, </w:t>
      </w:r>
      <w:proofErr w:type="spellStart"/>
      <w:r>
        <w:t>scipy</w:t>
      </w:r>
      <w:proofErr w:type="spellEnd"/>
      <w:r>
        <w:t xml:space="preserve"> &gt;= 1.10.0, </w:t>
      </w:r>
      <w:proofErr w:type="spellStart"/>
      <w:r>
        <w:t>numpy</w:t>
      </w:r>
      <w:proofErr w:type="spellEnd"/>
      <w:r>
        <w:t xml:space="preserve"> &gt;= 1.23.0, pandas &gt;= 1.5.0, matplotlib &gt;= 3.6.0, seaborn &gt;= 0.12.0, and scikit-learn &gt;= 1.2.0. All random seeds were fixed at 42.</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t xml:space="preserve">We report summary statistics as mean ± </w:t>
      </w:r>
      <w:proofErr w:type="spellStart"/>
      <w:r>
        <w:t>s.d.</w:t>
      </w:r>
      <w:proofErr w:type="spellEnd"/>
      <w:r>
        <w:t xml:space="preserve"> (range) or median [IQR] as noted. Box plots display median, IQR, and 1.5× IQR whiskers. All P-values are two-sided unless otherwise specified. Bootstrap inference uses B = 500 permutations; empirical P-values use the +1 </w:t>
      </w:r>
      <w:proofErr w:type="spellStart"/>
      <w:r>
        <w:t>pseudocount</w:t>
      </w:r>
      <w:proofErr w:type="spellEnd"/>
      <w:r>
        <w:t xml:space="preserve"> formula. All reported P-values are raw bootstrap P-values without multiple testing correction. Effect sizes are reported as Cohen's d; d &gt; 0.8 indicates a large effect. Correlation coefficients (Spearman ρ) are reported with associated P-values. Omnibus tests (Kruskal-Wallis, </w:t>
      </w:r>
      <w:proofErr w:type="spellStart"/>
      <w:r>
        <w:t>Jonckheere</w:t>
      </w:r>
      <w:proofErr w:type="spellEnd"/>
      <w:r>
        <w:t>-Terpstra) use P &lt; 0.05 without additional correction.</w:t>
      </w:r>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t xml:space="preserve">Step 1: Compute the neutral offset rate </w:t>
      </w:r>
      <w:proofErr w:type="spellStart"/>
      <w:r>
        <w:t>k_n</w:t>
      </w:r>
      <w:proofErr w:type="spellEnd"/>
      <w:r>
        <w:t xml:space="preserve">. We restrict the </w:t>
      </w:r>
      <w:proofErr w:type="spellStart"/>
      <w:r>
        <w:t>pseudobulk</w:t>
      </w:r>
      <w:proofErr w:type="spellEnd"/>
      <w:r>
        <w:t xml:space="preserve"> vectors to housekeeping (HK) gene indices and apply </w:t>
      </w:r>
      <w:proofErr w:type="spellStart"/>
      <w:r>
        <w:t>softmax</w:t>
      </w:r>
      <w:proofErr w:type="spellEnd"/>
      <w:r>
        <w:t xml:space="preserve"> normalization, which converts expression values to probabilities. </w:t>
      </w:r>
      <w:proofErr w:type="spellStart"/>
      <w:r>
        <w:t>k_n</w:t>
      </w:r>
      <w:proofErr w:type="spellEnd"/>
      <w:r>
        <w:t xml:space="preserve"> is the JS divergence between these two HK gene probability distributions. Because HK genes should not differ systematically between biologically equivalent populations </w:t>
      </w:r>
      <w:r w:rsidR="00DD10B0">
        <w:fldChar w:fldCharType="begin"/>
      </w:r>
      <w:r w:rsidR="00DD10B0">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DD10B0">
        <w:fldChar w:fldCharType="separate"/>
      </w:r>
      <w:r w:rsidR="00DD10B0">
        <w:rPr>
          <w:noProof/>
        </w:rPr>
        <w:t>[4]</w:t>
      </w:r>
      <w:r w:rsidR="00DD10B0">
        <w:fldChar w:fldCharType="end"/>
      </w:r>
      <w:r>
        <w:t xml:space="preserve">, </w:t>
      </w:r>
      <w:proofErr w:type="spellStart"/>
      <w:r>
        <w:t>k_n</w:t>
      </w:r>
      <w:proofErr w:type="spellEnd"/>
      <w:r>
        <w:t xml:space="preserve"> captures baseline noise: technical variation, stochastic transcriptional bursting, and individual-level physiological differences.</w:t>
      </w:r>
      <w:ins w:id="14" w:author="Microsoft Office User" w:date="2026-07-20T16:34:00Z">
        <w:r w:rsidR="00906E1D" w:rsidRPr="00906E1D">
          <w:t xml:space="preserve"> </w:t>
        </w:r>
        <w:r w:rsidR="00906E1D">
          <w:t xml:space="preserve">To assess the robustness of the CKI metric, we evaluated the stability of </w:t>
        </w:r>
        <w:proofErr w:type="spellStart"/>
        <w:r w:rsidR="00906E1D">
          <w:rPr>
            <w:rStyle w:val="mord"/>
          </w:rPr>
          <w:t>k_n</w:t>
        </w:r>
      </w:ins>
      <w:proofErr w:type="spellEnd"/>
      <w:ins w:id="15" w:author="Microsoft Office User" w:date="2026-07-20T16:39:00Z">
        <w:r w:rsidR="007A0AC9">
          <w:rPr>
            <w:rStyle w:val="mord"/>
          </w:rPr>
          <w:t xml:space="preserve"> </w:t>
        </w:r>
      </w:ins>
      <w:ins w:id="16" w:author="Microsoft Office User" w:date="2026-07-20T16:34:00Z">
        <w:r w:rsidR="00906E1D">
          <w:rPr>
            <w:rStyle w:val="vlist-s"/>
          </w:rPr>
          <w:t>​</w:t>
        </w:r>
        <w:r w:rsidR="00906E1D">
          <w:t>across varying sizes of the HK gene set (250 to 1000 genes)</w:t>
        </w:r>
      </w:ins>
      <w:ins w:id="17" w:author="Microsoft Office User" w:date="2026-07-20T16:41:00Z">
        <w:r w:rsidR="007A0AC9">
          <w:t xml:space="preserve"> for </w:t>
        </w:r>
        <w:r w:rsidR="007A0AC9">
          <w:rPr>
            <w:rStyle w:val="mord"/>
            <w:lang w:eastAsia="zh-CN"/>
          </w:rPr>
          <w:t>human datasets</w:t>
        </w:r>
      </w:ins>
      <w:ins w:id="18" w:author="Microsoft Office User" w:date="2026-07-20T16:34:00Z">
        <w:r w:rsidR="00906E1D">
          <w:t xml:space="preserve">. The </w:t>
        </w:r>
        <w:proofErr w:type="spellStart"/>
        <w:r w:rsidR="00906E1D">
          <w:rPr>
            <w:rStyle w:val="mord"/>
          </w:rPr>
          <w:t>k_n</w:t>
        </w:r>
        <w:proofErr w:type="spellEnd"/>
        <w:r w:rsidR="00906E1D">
          <w:rPr>
            <w:rStyle w:val="mord"/>
          </w:rPr>
          <w:t xml:space="preserve"> </w:t>
        </w:r>
        <w:r w:rsidR="00906E1D">
          <w:rPr>
            <w:rStyle w:val="vlist-s"/>
          </w:rPr>
          <w:t>​</w:t>
        </w:r>
        <w:r w:rsidR="00906E1D">
          <w:t>values remained consistently low (ranging from 0.0147 to 0.0166) with minimal fluctuation, indicating that our CKI analysis is robust to the choice of HK gene set size</w:t>
        </w:r>
      </w:ins>
      <w:ins w:id="19" w:author="Microsoft Office User" w:date="2026-07-20T16:35:00Z">
        <w:r w:rsidR="00906E1D">
          <w:t xml:space="preserve"> (</w:t>
        </w:r>
      </w:ins>
      <w:ins w:id="20" w:author="Microsoft Office User" w:date="2026-07-21T16:17:00Z">
        <w:r w:rsidR="00D24E23" w:rsidRPr="00D24E23">
          <w:rPr>
            <w:highlight w:val="yellow"/>
            <w:rPrChange w:id="21" w:author="Microsoft Office User" w:date="2026-07-21T16:17:00Z">
              <w:rPr/>
            </w:rPrChange>
          </w:rPr>
          <w:t>Supplementary Fig. S</w:t>
        </w:r>
      </w:ins>
      <w:ins w:id="22" w:author="Microsoft Office User" w:date="2026-07-20T16:35:00Z">
        <w:r w:rsidR="00906E1D" w:rsidRPr="00D24E23">
          <w:rPr>
            <w:highlight w:val="yellow"/>
          </w:rPr>
          <w:t>1</w:t>
        </w:r>
        <w:r w:rsidR="00906E1D" w:rsidRPr="00D24E23">
          <w:rPr>
            <w:highlight w:val="yellow"/>
            <w:rPrChange w:id="23" w:author="Microsoft Office User" w:date="2026-07-21T16:17:00Z">
              <w:rPr/>
            </w:rPrChange>
          </w:rPr>
          <w:t>A</w:t>
        </w:r>
        <w:r w:rsidR="00906E1D">
          <w:t>)</w:t>
        </w:r>
      </w:ins>
      <w:ins w:id="24" w:author="Microsoft Office User" w:date="2026-07-20T16:34:00Z">
        <w:r w:rsidR="00906E1D">
          <w:t>.</w:t>
        </w:r>
      </w:ins>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t xml:space="preserve">Step 3: ω = </w:t>
      </w:r>
      <w:proofErr w:type="spellStart"/>
      <w:r>
        <w:t>k_f</w:t>
      </w:r>
      <w:proofErr w:type="spellEnd"/>
      <w:r>
        <w:t>/</w:t>
      </w:r>
      <w:proofErr w:type="spellStart"/>
      <w:r>
        <w:t>k_n</w:t>
      </w:r>
      <w:proofErr w:type="spellEnd"/>
      <w:r>
        <w:t xml:space="preserve">. For statistical inference, we perform bootstrap permutation testing (B = 500). Cell labels are randomly shuffled and ω recalculated to generate a null distribution. The empirical P-value is the fraction of permuted ω values that exceed the observed ω (with a +1 </w:t>
      </w:r>
      <w:proofErr w:type="spellStart"/>
      <w:r>
        <w:t>pseudocount</w:t>
      </w:r>
      <w:proofErr w:type="spellEnd"/>
      <w:r>
        <w:t xml:space="preserve"> to avoid P = 0), and effect size is reported as Cohen's d. All reported P-values are raw bootstrap P-values without multiple testing correction.</w:t>
      </w:r>
    </w:p>
    <w:p w14:paraId="1C277D05" w14:textId="6AB865A0" w:rsidR="005A7441" w:rsidRDefault="00394224">
      <w:pPr>
        <w:spacing w:after="60"/>
      </w:pPr>
      <w:ins w:id="25" w:author="Microsoft Office User" w:date="2026-07-20T17:23:00Z">
        <w:r>
          <w:t xml:space="preserve">Decomposition of CKI into </w:t>
        </w:r>
        <w:proofErr w:type="spellStart"/>
        <w:r>
          <w:rPr>
            <w:rStyle w:val="mord"/>
          </w:rPr>
          <w:t>k</w:t>
        </w:r>
      </w:ins>
      <w:ins w:id="26" w:author="Microsoft Office User" w:date="2026-07-20T17:29:00Z">
        <w:r w:rsidR="00ED320F">
          <w:rPr>
            <w:rStyle w:val="mord"/>
          </w:rPr>
          <w:t>_</w:t>
        </w:r>
      </w:ins>
      <w:ins w:id="27" w:author="Microsoft Office User" w:date="2026-07-20T17:23:00Z">
        <w:r>
          <w:rPr>
            <w:rStyle w:val="mord"/>
          </w:rPr>
          <w:t>f</w:t>
        </w:r>
      </w:ins>
      <w:proofErr w:type="spellEnd"/>
      <w:ins w:id="28" w:author="Microsoft Office User" w:date="2026-07-20T17:29:00Z">
        <w:r w:rsidR="00ED320F">
          <w:rPr>
            <w:rStyle w:val="mord"/>
          </w:rPr>
          <w:t xml:space="preserve"> </w:t>
        </w:r>
      </w:ins>
      <w:ins w:id="29" w:author="Microsoft Office User" w:date="2026-07-20T17:23:00Z">
        <w:r>
          <w:rPr>
            <w:rStyle w:val="vlist-s"/>
          </w:rPr>
          <w:t>​</w:t>
        </w:r>
        <w:r>
          <w:t xml:space="preserve">and </w:t>
        </w:r>
        <w:proofErr w:type="spellStart"/>
        <w:r>
          <w:rPr>
            <w:rStyle w:val="mord"/>
          </w:rPr>
          <w:t>k</w:t>
        </w:r>
      </w:ins>
      <w:ins w:id="30" w:author="Microsoft Office User" w:date="2026-07-20T17:29:00Z">
        <w:r w:rsidR="00ED320F">
          <w:rPr>
            <w:rStyle w:val="mord"/>
          </w:rPr>
          <w:t>_</w:t>
        </w:r>
      </w:ins>
      <w:ins w:id="31" w:author="Microsoft Office User" w:date="2026-07-20T17:23:00Z">
        <w:r>
          <w:rPr>
            <w:rStyle w:val="mord"/>
          </w:rPr>
          <w:t>n</w:t>
        </w:r>
      </w:ins>
      <w:proofErr w:type="spellEnd"/>
      <w:ins w:id="32" w:author="Microsoft Office User" w:date="2026-07-20T17:29:00Z">
        <w:r w:rsidR="00ED320F">
          <w:rPr>
            <w:rStyle w:val="mord"/>
          </w:rPr>
          <w:t xml:space="preserve"> </w:t>
        </w:r>
      </w:ins>
      <w:ins w:id="33" w:author="Microsoft Office User" w:date="2026-07-20T17:23:00Z">
        <w:r>
          <w:rPr>
            <w:rStyle w:val="vlist-s"/>
          </w:rPr>
          <w:t>​</w:t>
        </w:r>
        <w:r>
          <w:t>revealed distinct regulatory profiles across functional pathways (</w:t>
        </w:r>
      </w:ins>
      <w:ins w:id="34" w:author="Microsoft Office User" w:date="2026-07-21T16:16:00Z">
        <w:r w:rsidR="00D24E23" w:rsidRPr="00D24E23">
          <w:rPr>
            <w:highlight w:val="yellow"/>
            <w:rPrChange w:id="35" w:author="Microsoft Office User" w:date="2026-07-21T16:17:00Z">
              <w:rPr/>
            </w:rPrChange>
          </w:rPr>
          <w:t>Supplementary Fig. S</w:t>
        </w:r>
      </w:ins>
      <w:ins w:id="36" w:author="Microsoft Office User" w:date="2026-07-21T16:17:00Z">
        <w:r w:rsidR="00D24E23" w:rsidRPr="00D24E23">
          <w:rPr>
            <w:highlight w:val="yellow"/>
            <w:rPrChange w:id="37" w:author="Microsoft Office User" w:date="2026-07-21T16:17:00Z">
              <w:rPr/>
            </w:rPrChange>
          </w:rPr>
          <w:t>1</w:t>
        </w:r>
      </w:ins>
      <w:ins w:id="38" w:author="Microsoft Office User" w:date="2026-07-20T17:24:00Z">
        <w:r w:rsidRPr="00D24E23">
          <w:rPr>
            <w:rFonts w:hint="eastAsia"/>
            <w:highlight w:val="yellow"/>
            <w:lang w:eastAsia="zh-CN"/>
          </w:rPr>
          <w:t>B</w:t>
        </w:r>
      </w:ins>
      <w:ins w:id="39" w:author="Microsoft Office User" w:date="2026-07-20T17:23:00Z">
        <w:r>
          <w:t xml:space="preserve">). Notably, immune response </w:t>
        </w:r>
      </w:ins>
      <w:ins w:id="40" w:author="Microsoft Office User" w:date="2026-07-20T17:29:00Z">
        <w:r w:rsidR="00E0535A">
          <w:t>pathway</w:t>
        </w:r>
      </w:ins>
      <w:ins w:id="41" w:author="Microsoft Office User" w:date="2026-07-20T17:23:00Z">
        <w:r>
          <w:t>s exhibited the highest fold change (</w:t>
        </w:r>
        <w:proofErr w:type="spellStart"/>
        <w:r>
          <w:rPr>
            <w:rStyle w:val="mord"/>
          </w:rPr>
          <w:t>k</w:t>
        </w:r>
      </w:ins>
      <w:ins w:id="42" w:author="Microsoft Office User" w:date="2026-07-20T17:25:00Z">
        <w:r>
          <w:rPr>
            <w:rStyle w:val="mord"/>
          </w:rPr>
          <w:t>_</w:t>
        </w:r>
      </w:ins>
      <w:ins w:id="43" w:author="Microsoft Office User" w:date="2026-07-20T17:23:00Z">
        <w:r>
          <w:rPr>
            <w:rStyle w:val="mord"/>
          </w:rPr>
          <w:t>f</w:t>
        </w:r>
      </w:ins>
      <w:proofErr w:type="spellEnd"/>
      <w:ins w:id="44" w:author="Microsoft Office User" w:date="2026-07-20T17:25:00Z">
        <w:r>
          <w:rPr>
            <w:rStyle w:val="mord"/>
          </w:rPr>
          <w:t xml:space="preserve"> </w:t>
        </w:r>
      </w:ins>
      <w:ins w:id="45" w:author="Microsoft Office User" w:date="2026-07-20T17:23:00Z">
        <w:r>
          <w:rPr>
            <w:rStyle w:val="vlist-s"/>
          </w:rPr>
          <w:t>​</w:t>
        </w:r>
        <w:r>
          <w:rPr>
            <w:rStyle w:val="mrel"/>
          </w:rPr>
          <w:t>≈</w:t>
        </w:r>
      </w:ins>
      <w:ins w:id="46" w:author="Microsoft Office User" w:date="2026-07-20T17:25:00Z">
        <w:r>
          <w:rPr>
            <w:rStyle w:val="mrel"/>
          </w:rPr>
          <w:t xml:space="preserve"> </w:t>
        </w:r>
      </w:ins>
      <w:ins w:id="47" w:author="Microsoft Office User" w:date="2026-07-20T17:23:00Z">
        <w:r>
          <w:rPr>
            <w:rStyle w:val="mord"/>
          </w:rPr>
          <w:t>6.0</w:t>
        </w:r>
        <w:r>
          <w:t>) yet the lowest neutral divergence (</w:t>
        </w:r>
        <w:proofErr w:type="spellStart"/>
        <w:r>
          <w:rPr>
            <w:rStyle w:val="mord"/>
          </w:rPr>
          <w:t>k</w:t>
        </w:r>
      </w:ins>
      <w:ins w:id="48" w:author="Microsoft Office User" w:date="2026-07-20T17:25:00Z">
        <w:r>
          <w:rPr>
            <w:rStyle w:val="mord"/>
          </w:rPr>
          <w:t>_</w:t>
        </w:r>
      </w:ins>
      <w:ins w:id="49" w:author="Microsoft Office User" w:date="2026-07-20T17:23:00Z">
        <w:r>
          <w:rPr>
            <w:rStyle w:val="mord"/>
          </w:rPr>
          <w:t>n</w:t>
        </w:r>
        <w:proofErr w:type="spellEnd"/>
        <w:r>
          <w:rPr>
            <w:rStyle w:val="vlist-s"/>
          </w:rPr>
          <w:t>​</w:t>
        </w:r>
      </w:ins>
      <w:ins w:id="50" w:author="Microsoft Office User" w:date="2026-07-20T17:25:00Z">
        <w:r>
          <w:rPr>
            <w:rStyle w:val="vlist-s"/>
          </w:rPr>
          <w:t xml:space="preserve"> </w:t>
        </w:r>
      </w:ins>
      <w:ins w:id="51" w:author="Microsoft Office User" w:date="2026-07-20T17:23:00Z">
        <w:r>
          <w:rPr>
            <w:rStyle w:val="mrel"/>
          </w:rPr>
          <w:t>≈</w:t>
        </w:r>
      </w:ins>
      <w:ins w:id="52" w:author="Microsoft Office User" w:date="2026-07-20T17:25:00Z">
        <w:r>
          <w:rPr>
            <w:rStyle w:val="mrel"/>
          </w:rPr>
          <w:t xml:space="preserve"> </w:t>
        </w:r>
      </w:ins>
      <w:ins w:id="53" w:author="Microsoft Office User" w:date="2026-07-20T17:23:00Z">
        <w:r>
          <w:rPr>
            <w:rStyle w:val="mord"/>
          </w:rPr>
          <w:t>0.15</w:t>
        </w:r>
        <w:r>
          <w:t xml:space="preserve">), whereas signaling pathways showed minimal dynamic range but maximal </w:t>
        </w:r>
        <w:proofErr w:type="spellStart"/>
        <w:r>
          <w:rPr>
            <w:rStyle w:val="mord"/>
          </w:rPr>
          <w:t>k</w:t>
        </w:r>
      </w:ins>
      <w:ins w:id="54" w:author="Microsoft Office User" w:date="2026-07-20T17:26:00Z">
        <w:r>
          <w:rPr>
            <w:rStyle w:val="mord"/>
          </w:rPr>
          <w:t>_</w:t>
        </w:r>
      </w:ins>
      <w:ins w:id="55" w:author="Microsoft Office User" w:date="2026-07-20T17:23:00Z">
        <w:r>
          <w:rPr>
            <w:rStyle w:val="mord"/>
          </w:rPr>
          <w:t>n</w:t>
        </w:r>
      </w:ins>
      <w:proofErr w:type="spellEnd"/>
      <w:ins w:id="56" w:author="Microsoft Office User" w:date="2026-07-20T17:26:00Z">
        <w:r>
          <w:rPr>
            <w:rStyle w:val="mord"/>
          </w:rPr>
          <w:t xml:space="preserve"> </w:t>
        </w:r>
      </w:ins>
      <w:ins w:id="57" w:author="Microsoft Office User" w:date="2026-07-20T17:23:00Z">
        <w:r>
          <w:rPr>
            <w:rStyle w:val="vlist-s"/>
          </w:rPr>
          <w:t>​</w:t>
        </w:r>
        <w:r>
          <w:t>(</w:t>
        </w:r>
        <w:r>
          <w:rPr>
            <w:rStyle w:val="mrel"/>
            <w:rFonts w:ascii="Cambria Math" w:hAnsi="Cambria Math" w:cs="Cambria Math"/>
          </w:rPr>
          <w:t>∼</w:t>
        </w:r>
        <w:r>
          <w:rPr>
            <w:rStyle w:val="mord"/>
          </w:rPr>
          <w:t>0.24</w:t>
        </w:r>
        <w:r>
          <w:t xml:space="preserve">). </w:t>
        </w:r>
        <w:r w:rsidRPr="00394224">
          <w:t xml:space="preserve">This marked pathway-specific variability prompted us to test whether incorporating predefined pathway enrichment scores could further refine </w:t>
        </w:r>
        <w:proofErr w:type="spellStart"/>
        <w:r w:rsidRPr="00394224">
          <w:t>k</w:t>
        </w:r>
      </w:ins>
      <w:ins w:id="58" w:author="Microsoft Office User" w:date="2026-07-20T17:26:00Z">
        <w:r>
          <w:t>_</w:t>
        </w:r>
      </w:ins>
      <w:ins w:id="59" w:author="Microsoft Office User" w:date="2026-07-20T17:23:00Z">
        <w:r w:rsidRPr="00394224">
          <w:t>f</w:t>
        </w:r>
      </w:ins>
      <w:proofErr w:type="spellEnd"/>
      <w:ins w:id="60" w:author="Microsoft Office User" w:date="2026-07-20T17:26:00Z">
        <w:r>
          <w:t xml:space="preserve"> </w:t>
        </w:r>
      </w:ins>
      <w:ins w:id="61" w:author="Microsoft Office User" w:date="2026-07-20T17:23:00Z">
        <w:r w:rsidRPr="00394224">
          <w:t>​estimation.​</w:t>
        </w:r>
        <w:r>
          <w:t xml:space="preserve"> </w:t>
        </w:r>
      </w:ins>
      <w:ins w:id="62" w:author="Microsoft Office User" w:date="2026-07-20T17:26:00Z">
        <w:r w:rsidRPr="00394224">
          <w:t xml:space="preserve">To address this, </w:t>
        </w:r>
        <w:r>
          <w:t>w</w:t>
        </w:r>
      </w:ins>
      <w:del w:id="63" w:author="Microsoft Office User" w:date="2026-07-20T17:26:00Z">
        <w:r w:rsidDel="00394224">
          <w:delText>W</w:delText>
        </w:r>
      </w:del>
      <w:r>
        <w:t xml:space="preserve">We ran a parameter sweep on Tabula </w:t>
      </w:r>
      <w:proofErr w:type="spellStart"/>
      <w:r>
        <w:t>Muris</w:t>
      </w:r>
      <w:proofErr w:type="spellEnd"/>
      <w:r>
        <w:t xml:space="preserve"> mouse data (703 cell-type pairs across 6 organs) to test whether adding pathway enrichment scores to </w:t>
      </w:r>
      <w:proofErr w:type="spellStart"/>
      <w:r>
        <w:t>k_f</w:t>
      </w:r>
      <w:proofErr w:type="spellEnd"/>
      <w:r>
        <w:t xml:space="preserve"> would improve performance. We found that the identity-only configuration (</w:t>
      </w:r>
      <w:proofErr w:type="spellStart"/>
      <w:r>
        <w:t>w_identity</w:t>
      </w:r>
      <w:proofErr w:type="spellEnd"/>
      <w:r>
        <w:t xml:space="preserve"> = 1.0, </w:t>
      </w:r>
      <w:proofErr w:type="spellStart"/>
      <w:r>
        <w:t>w_pathway</w:t>
      </w:r>
      <w:proofErr w:type="spellEnd"/>
      <w:r>
        <w:t xml:space="preserve"> = 0.0) achieved the best cell-type discrimination (AUC = 0.847, </w:t>
      </w:r>
      <w:ins w:id="64" w:author="Microsoft Office User" w:date="2026-07-21T16:16:00Z">
        <w:r w:rsidR="00D24E23" w:rsidRPr="00D24E23">
          <w:rPr>
            <w:highlight w:val="yellow"/>
            <w:rPrChange w:id="65" w:author="Microsoft Office User" w:date="2026-07-21T16:17:00Z">
              <w:rPr/>
            </w:rPrChange>
          </w:rPr>
          <w:t>Supplementary Fig. S</w:t>
        </w:r>
      </w:ins>
      <w:ins w:id="66" w:author="Microsoft Office User" w:date="2026-07-21T16:17:00Z">
        <w:r w:rsidR="00D24E23" w:rsidRPr="00D24E23">
          <w:rPr>
            <w:highlight w:val="yellow"/>
            <w:rPrChange w:id="67" w:author="Microsoft Office User" w:date="2026-07-21T16:17:00Z">
              <w:rPr/>
            </w:rPrChange>
          </w:rPr>
          <w:t>1</w:t>
        </w:r>
      </w:ins>
      <w:del w:id="68" w:author="Microsoft Office User" w:date="2026-07-21T16:16:00Z">
        <w:r w:rsidRPr="00D24E23" w:rsidDel="00D24E23">
          <w:rPr>
            <w:highlight w:val="yellow"/>
          </w:rPr>
          <w:delText>Extended Data Fig. 1</w:delText>
        </w:r>
      </w:del>
      <w:r w:rsidR="001642F4" w:rsidRPr="00D24E23">
        <w:rPr>
          <w:highlight w:val="yellow"/>
        </w:rPr>
        <w:t>C</w:t>
      </w:r>
      <w:r>
        <w:t>).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t xml:space="preserve">We calibrated CKI on the Tabula </w:t>
      </w:r>
      <w:proofErr w:type="spellStart"/>
      <w:r>
        <w:t>Muris</w:t>
      </w:r>
      <w:proofErr w:type="spellEnd"/>
      <w:r>
        <w:t xml:space="preserve"> FACS dataset </w: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 </w:instrTex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EN.CITE.DATA </w:instrText>
      </w:r>
      <w:r w:rsidR="005E293F">
        <w:fldChar w:fldCharType="end"/>
      </w:r>
      <w:r w:rsidR="005E293F">
        <w:fldChar w:fldCharType="separate"/>
      </w:r>
      <w:r w:rsidR="005E293F">
        <w:rPr>
          <w:noProof/>
        </w:rPr>
        <w:t>[5]</w:t>
      </w:r>
      <w:r w:rsidR="005E293F">
        <w:fldChar w:fldCharType="end"/>
      </w:r>
      <w:r>
        <w:t xml:space="preserve"> (SmartSeq2, 15,057 cells, 22,308 genes, 6 organs). Housekeeping genes were auto-detected from data using a combined criterion (detection rate &gt; 0.9 and CV below the 30th percentile), supplemented with 1,130 human-mouse conserved reference HK genes from the HRT Atlas </w:t>
      </w:r>
      <w:r w:rsidR="005E293F">
        <w:fldChar w:fldCharType="begin"/>
      </w:r>
      <w:r w:rsidR="005E293F">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E293F">
        <w:fldChar w:fldCharType="separate"/>
      </w:r>
      <w:r w:rsidR="005E293F">
        <w:rPr>
          <w:noProof/>
        </w:rPr>
        <w:t>[4]</w:t>
      </w:r>
      <w:r w:rsidR="005E293F">
        <w:fldChar w:fldCharType="end"/>
      </w:r>
      <w:r>
        <w:t xml:space="preserve"> for human and mouse datasets. Identity genes were the top-2,000 highly variable genes (HVGs; Seurat v3), excluding HK genes </w:t>
      </w:r>
      <w:r w:rsidRPr="00906E1D">
        <w:rPr>
          <w:highlight w:val="yellow"/>
        </w:rPr>
        <w:t>(Fig. 2</w:t>
      </w:r>
      <w:r w:rsidRPr="00906E1D">
        <w:rPr>
          <w:rFonts w:hint="eastAsia"/>
          <w:highlight w:val="yellow"/>
          <w:lang w:eastAsia="zh-CN"/>
        </w:rPr>
        <w:t>)</w:t>
      </w:r>
      <w:r>
        <w:t>.</w:t>
      </w:r>
      <w:r>
        <w:t xml:space="preserve"> The neutral assumption was validated empirically: across control comparisons (random splits within the same cell type), k_n values were tightly concentrated (median k_n = 0.0086, range 0.0004–0.106), and 99.6% of control pairs had k_n &lt; 0.05, confirming that HK gene divergence provides a stable neutral baseline. Only 48 pairs (0.15% of 4,851) had k_n &lt; 0.001, indicating near-identical HK expression profiles in those rare cases.</w:t>
      </w:r>
    </w:p>
    <w:p w14:paraId="454C9844" w14:textId="08AFDBC1" w:rsidR="005A7441" w:rsidRDefault="00000000">
      <w:pPr>
        <w:spacing w:after="60"/>
      </w:pPr>
      <w:r>
        <w:t>The calibration confirmed correct neutral behavior</w:t>
      </w:r>
      <w:ins w:id="69" w:author="Microsoft Office User" w:date="2026-07-20T17:46:00Z">
        <w:r w:rsidR="00ED320F">
          <w:t xml:space="preserve"> (</w:t>
        </w:r>
        <w:r w:rsidR="00ED320F" w:rsidRPr="00906E1D">
          <w:rPr>
            <w:highlight w:val="yellow"/>
          </w:rPr>
          <w:t>Fig. 2</w:t>
        </w:r>
        <w:r w:rsidR="00ED320F">
          <w:t>A)</w:t>
        </w:r>
      </w:ins>
      <w:r>
        <w:t>. We performed six control comparisons in which we randomly split the same cell population into two halves. The mean ω was 1.54 (median 1.42, range 1.09–2.10), and none of the six comparisons reached statistical significance (all P &gt; 0.05, two-sided bootstrap test). This confirms that CKI recognizes biologically equivalent cell populations as having no selective remodeling.</w:t>
      </w:r>
    </w:p>
    <w:p w14:paraId="267A349B" w14:textId="1C1318D5" w:rsidR="005A7441" w:rsidRDefault="00000000">
      <w:pPr>
        <w:spacing w:after="60"/>
      </w:pPr>
      <w:r>
        <w:t>Beyond controls, ω values increased monotonically with biological distance</w:t>
      </w:r>
      <w:ins w:id="70" w:author="Microsoft Office User" w:date="2026-07-20T17:46:00Z">
        <w:r w:rsidR="00ED320F">
          <w:t xml:space="preserve"> (</w:t>
        </w:r>
        <w:r w:rsidR="00ED320F" w:rsidRPr="00906E1D">
          <w:rPr>
            <w:highlight w:val="yellow"/>
          </w:rPr>
          <w:t>Fig. 2</w:t>
        </w:r>
        <w:r w:rsidR="00ED320F">
          <w:t>B)</w:t>
        </w:r>
      </w:ins>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t>Human ω values ranged from 1.10 to 58.69 (median 13.81, n = 4,851 pairs), substantively higher than mouse (mean ω =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del w:id="71" w:author="Microsoft Office User" w:date="2026-07-20T18:25:00Z">
        <w:r w:rsidDel="00F0002E">
          <w:delText xml:space="preserve">mean 14.23, </w:delText>
        </w:r>
      </w:del>
      <w:r/>
      <w:ins w:id="72" w:author="Microsoft Office User" w:date="2026-07-20T18:39:00Z">
        <w:r w:rsidR="00F0002E">
          <w:t>92</w:t>
        </w:r>
      </w:ins>
      <w:del w:id="73" w:author="Microsoft Office User" w:date="2026-07-20T18:39:00Z">
        <w:r w:rsidDel="00F0002E">
          <w:delText>81</w:delText>
        </w:r>
      </w:del>
      <w:r/>
      <w:ins w:id="74" w:author="Microsoft Office User" w:date="2026-07-20T18:25:00Z">
        <w:r w:rsidR="00F0002E">
          <w:t>2000</w:t>
        </w:r>
      </w:ins>
      <w:del w:id="75" w:author="Microsoft Office User" w:date="2026-07-20T18:25:00Z">
        <w:r w:rsidDel="00F0002E">
          <w:delText>4,851</w:delText>
        </w:r>
      </w:del>
      <w:r/>
      <w:ins w:id="76" w:author="Microsoft Office User" w:date="2026-07-20T18:26:00Z">
        <w:r w:rsidR="00F0002E">
          <w:t>median 3.</w:t>
        </w:r>
      </w:ins>
      <w:ins w:id="77" w:author="Microsoft Office User" w:date="2026-07-20T18:32:00Z">
        <w:r w:rsidR="00F0002E">
          <w:t>63</w:t>
        </w:r>
      </w:ins>
      <w:del w:id="78" w:author="Microsoft Office User" w:date="2026-07-20T18:26:00Z">
        <w:r w:rsidDel="00F0002E">
          <w:delText>mean 7.07</w:delText>
        </w:r>
      </w:del>
      <w:r/>
      <w:ins w:id="79" w:author="Microsoft Office User" w:date="2026-07-20T21:00:00Z">
        <w:r w:rsidR="00BA4AA4">
          <w:t xml:space="preserve"> </w:t>
        </w:r>
        <w:r w:rsidR="00BA4AA4" w:rsidRPr="00B223C3">
          <w:rPr>
            <w:highlight w:val="yellow"/>
          </w:rPr>
          <w:t>(Fig. 3</w:t>
        </w:r>
        <w:r w:rsidR="00BA4AA4">
          <w:rPr>
            <w:highlight w:val="yellow"/>
            <w:lang w:eastAsia="zh-CN"/>
          </w:rPr>
          <w:t>A</w:t>
        </w:r>
        <w:r w:rsidR="00BA4AA4" w:rsidRPr="00B223C3">
          <w:rPr>
            <w:highlight w:val="yellow"/>
          </w:rPr>
          <w:t>)</w:t>
        </w:r>
      </w:ins>
      <w:r/>
    </w:p>
    <w:p w14:paraId="08EE148C" w14:textId="7CE98CFE" w:rsidR="005A7441" w:rsidRDefault="00000000">
      <w:pPr>
        <w:spacing w:after="60"/>
      </w:pPr>
      <w:r>
        <w:t xml:space="preserve">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w:t>
      </w:r>
      <w:ins w:id="80" w:author="Microsoft Office User" w:date="2026-07-20T21:57:00Z">
        <w:r w:rsidR="009C5BF9">
          <w:t>ρ</w:t>
        </w:r>
        <w:r w:rsidR="009C5BF9" w:rsidDel="009C5BF9">
          <w:t xml:space="preserve"> </w:t>
        </w:r>
      </w:ins>
      <w:del w:id="81" w:author="Microsoft Office User" w:date="2026-07-20T21:57:00Z">
        <w:r w:rsidDel="009C5BF9">
          <w:delText>r</w:delText>
        </w:r>
      </w:del>
      <w:r>
        <w:t xml:space="preserve"> = </w:t>
      </w:r>
      <w:ins w:id="82" w:author="Microsoft Office User" w:date="2026-07-20T21:57:00Z">
        <w:r w:rsidR="009C5BF9">
          <w:t xml:space="preserve">-0.57 </w:t>
        </w:r>
      </w:ins>
      <w:del w:id="83" w:author="Microsoft Office User" w:date="2026-07-20T21:57:00Z">
        <w:r w:rsidDel="009C5BF9">
          <w:delText xml:space="preserve">-0.38 </w:delText>
        </w:r>
      </w:del>
      <w:r>
        <w:t>to</w:t>
      </w:r>
      <w:ins w:id="84" w:author="Microsoft Office User" w:date="2026-07-20T21:57:00Z">
        <w:r w:rsidR="009C5BF9">
          <w:t xml:space="preserve"> -0.38 </w:t>
        </w:r>
      </w:ins>
      <w:del w:id="85" w:author="Microsoft Office User" w:date="2026-07-20T21:57:00Z">
        <w:r w:rsidDel="009C5BF9">
          <w:delText xml:space="preserve"> -0.57</w:delText>
        </w:r>
      </w:del>
      <w:r>
        <w:t>, all P &lt; 0.001). In contrast, the four standard metrics formed a tight positive cluster (pairwise r = 0.57–0.95)</w:t>
      </w:r>
      <w:ins w:id="86" w:author="Microsoft Office User" w:date="2026-07-18T16:48:00Z">
        <w:r w:rsidR="005A308F" w:rsidRPr="005A308F">
          <w:rPr>
            <w:highlight w:val="yellow"/>
          </w:rPr>
          <w:t xml:space="preserve"> </w:t>
        </w:r>
        <w:r w:rsidR="005A308F" w:rsidRPr="00B223C3">
          <w:rPr>
            <w:highlight w:val="yellow"/>
          </w:rPr>
          <w:t>(Fig. 3</w:t>
        </w:r>
      </w:ins>
      <w:ins w:id="87" w:author="Microsoft Office User" w:date="2026-07-20T18:41:00Z">
        <w:r w:rsidR="00BA4AA4">
          <w:rPr>
            <w:rFonts w:hint="eastAsia"/>
            <w:highlight w:val="yellow"/>
            <w:lang w:eastAsia="zh-CN"/>
          </w:rPr>
          <w:t>B</w:t>
        </w:r>
      </w:ins>
      <w:ins w:id="88" w:author="Microsoft Office User" w:date="2026-07-18T16:48:00Z">
        <w:r w:rsidR="005A308F" w:rsidRPr="00B223C3">
          <w:rPr>
            <w:highlight w:val="yellow"/>
          </w:rPr>
          <w:t>)</w:t>
        </w:r>
      </w:ins>
      <w:r>
        <w:t>. This negative correlation is the strongest evidence that CKI measures something fundamentally different from all existing distance metrics.</w:t>
      </w:r>
    </w:p>
    <w:p w14:paraId="7CABC6CB" w14:textId="185B02B9" w:rsidR="005A7441" w:rsidRDefault="00000000">
      <w:pPr>
        <w:spacing w:after="60"/>
      </w:pPr>
      <w:r>
        <w:lastRenderedPageBreak/>
        <w:t xml:space="preserve">CKI showed moderate cell-type classification performance (AUC = 0.716, above Spearman distance at AUC = 0.690 but below cosine distance at AUC = 0.887; </w:t>
      </w:r>
      <w:r w:rsidRPr="005A308F">
        <w:rPr>
          <w:highlight w:val="yellow"/>
        </w:rPr>
        <w:t>Table 1</w:t>
      </w:r>
      <w:r>
        <w:t>)</w:t>
      </w:r>
      <w:ins w:id="89" w:author="Microsoft Office User" w:date="2026-07-20T21:01:00Z">
        <w:r w:rsidR="00A616F4">
          <w:t xml:space="preserve"> </w:t>
        </w:r>
        <w:r w:rsidR="00A616F4" w:rsidRPr="00B223C3">
          <w:rPr>
            <w:highlight w:val="yellow"/>
          </w:rPr>
          <w:t>(Fig. 3</w:t>
        </w:r>
        <w:r w:rsidR="00A616F4">
          <w:rPr>
            <w:highlight w:val="yellow"/>
            <w:lang w:eastAsia="zh-CN"/>
          </w:rPr>
          <w:t>C</w:t>
        </w:r>
        <w:r w:rsidR="00A616F4" w:rsidRPr="00B223C3">
          <w:rPr>
            <w:highlight w:val="yellow"/>
          </w:rPr>
          <w:t>)</w:t>
        </w:r>
      </w:ins>
      <w:r>
        <w:t xml:space="preserve">. </w:t>
      </w:r>
      <w:ins w:id="90" w:author="Microsoft Office User" w:date="2026-07-20T21:07:00Z">
        <w:r w:rsidR="009256BC">
          <w:t xml:space="preserve">Although CKI yielded a lower cell-type classification AUC than cosine similarity and raw Jensen–Shannon divergence, it was the only metric whose mathematical formulation permits full decomposition of pairwise similarity into neutral (expression-level, </w:t>
        </w:r>
        <w:proofErr w:type="spellStart"/>
        <w:r w:rsidR="009256BC">
          <w:rPr>
            <w:rStyle w:val="Emphasis"/>
          </w:rPr>
          <w:t>k</w:t>
        </w:r>
      </w:ins>
      <w:ins w:id="91" w:author="Microsoft Office User" w:date="2026-07-20T21:09:00Z">
        <w:r w:rsidR="009256BC">
          <w:rPr>
            <w:rFonts w:ascii="Segoe UI Symbol" w:hAnsi="Segoe UI Symbol" w:cs="Segoe UI Symbol"/>
          </w:rPr>
          <w:t>_n</w:t>
        </w:r>
      </w:ins>
      <w:proofErr w:type="spellEnd"/>
      <w:ins w:id="92" w:author="Microsoft Office User" w:date="2026-07-20T21:07:00Z">
        <w:r w:rsidR="009256BC">
          <w:t xml:space="preserve">) and functional (module-level, </w:t>
        </w:r>
        <w:proofErr w:type="spellStart"/>
        <w:r w:rsidR="009256BC">
          <w:rPr>
            <w:rStyle w:val="Emphasis"/>
          </w:rPr>
          <w:t>k</w:t>
        </w:r>
      </w:ins>
      <w:ins w:id="93" w:author="Microsoft Office User" w:date="2026-07-20T21:09:00Z">
        <w:r w:rsidR="009256BC">
          <w:rPr>
            <w:rFonts w:ascii="Segoe UI Symbol" w:hAnsi="Segoe UI Symbol" w:cs="Segoe UI Symbol"/>
          </w:rPr>
          <w:t>_f</w:t>
        </w:r>
      </w:ins>
      <w:proofErr w:type="spellEnd"/>
      <w:ins w:id="94" w:author="Microsoft Office User" w:date="2026-07-20T21:07:00Z">
        <w:r w:rsidR="009256BC">
          <w:t>) components—a property absent from all other compared measures</w:t>
        </w:r>
      </w:ins>
      <w:ins w:id="95" w:author="Microsoft Office User" w:date="2026-07-20T21:10:00Z">
        <w:r w:rsidR="00621E01">
          <w:t xml:space="preserve"> </w:t>
        </w:r>
      </w:ins>
      <w:ins w:id="96" w:author="Microsoft Office User" w:date="2026-07-20T21:09:00Z">
        <w:r w:rsidR="00621E01" w:rsidRPr="00B223C3">
          <w:rPr>
            <w:highlight w:val="yellow"/>
          </w:rPr>
          <w:t>(Fig. 3</w:t>
        </w:r>
      </w:ins>
      <w:ins w:id="97" w:author="Microsoft Office User" w:date="2026-07-20T21:10:00Z">
        <w:r w:rsidR="00621E01">
          <w:rPr>
            <w:highlight w:val="yellow"/>
            <w:lang w:eastAsia="zh-CN"/>
          </w:rPr>
          <w:t>D</w:t>
        </w:r>
      </w:ins>
      <w:ins w:id="98" w:author="Microsoft Office User" w:date="2026-07-20T21:09:00Z">
        <w:r w:rsidR="00621E01" w:rsidRPr="00B223C3">
          <w:rPr>
            <w:highlight w:val="yellow"/>
          </w:rPr>
          <w:t>)</w:t>
        </w:r>
      </w:ins>
      <w:ins w:id="99" w:author="Microsoft Office User" w:date="2026-07-20T21:07:00Z">
        <w:r w:rsidR="009256BC">
          <w:t>.</w:t>
        </w:r>
      </w:ins>
      <w:r>
        <w:t>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r>
        <w:t xml:space="preserv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w:t>
      </w:r>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t xml:space="preserve">We applied CKI to TCGA bulk RNA-seq data across five cancer types (LUAD, LUSC, LIHC, KIRC, BRCA) </w: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 </w:instrTex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EN.CITE.DATA </w:instrText>
      </w:r>
      <w:r w:rsidR="00CF2011">
        <w:fldChar w:fldCharType="end"/>
      </w:r>
      <w:r w:rsidR="00CF2011">
        <w:fldChar w:fldCharType="separate"/>
      </w:r>
      <w:r w:rsidR="00CF2011">
        <w:rPr>
          <w:noProof/>
        </w:rPr>
        <w:t>[7,8]</w:t>
      </w:r>
      <w:r w:rsidR="00CF2011">
        <w:fldChar w:fldCharType="end"/>
      </w:r>
      <w:r>
        <w:t xml:space="preserve">, </w:t>
      </w:r>
      <w:proofErr w:type="spellStart"/>
      <w:r>
        <w:t>totalling</w:t>
      </w:r>
      <w:proofErr w:type="spellEnd"/>
      <w:r>
        <w:t xml:space="preserve"> 3,596 samples. We asked a simple question: when cancer develops, how much selective transcriptional remodeling occurs? CKI provides a principled answer by comparing tumor-tumor (TT), normal-normal (NN), and tumor-normal (TN) ω values </w:t>
      </w:r>
      <w:r w:rsidRPr="00810299">
        <w:rPr>
          <w:highlight w:val="yellow"/>
        </w:rPr>
        <w:t>(Fig. 4</w:t>
      </w:r>
      <w:ins w:id="100" w:author="Microsoft Office User" w:date="2026-07-21T16:16:00Z">
        <w:r w:rsidR="008A5749">
          <w:rPr>
            <w:rFonts w:hint="eastAsia"/>
            <w:highlight w:val="yellow"/>
            <w:lang w:eastAsia="zh-CN"/>
          </w:rPr>
          <w:t>，</w:t>
        </w:r>
        <w:r w:rsidR="008A5749" w:rsidRPr="00D3781B">
          <w:rPr>
            <w:highlight w:val="yellow"/>
            <w:lang w:eastAsia="zh-CN"/>
            <w:rPrChange w:id="101" w:author="Microsoft Office User" w:date="2026-07-21T16:17:00Z">
              <w:rPr>
                <w:lang w:eastAsia="zh-CN"/>
              </w:rPr>
            </w:rPrChange>
          </w:rPr>
          <w:t>Supplementary Fig. S</w:t>
        </w:r>
        <w:r w:rsidR="00D24E23" w:rsidRPr="00D3781B">
          <w:rPr>
            <w:highlight w:val="yellow"/>
            <w:lang w:eastAsia="zh-CN"/>
            <w:rPrChange w:id="102" w:author="Microsoft Office User" w:date="2026-07-21T16:17:00Z">
              <w:rPr>
                <w:lang w:eastAsia="zh-CN"/>
              </w:rPr>
            </w:rPrChange>
          </w:rPr>
          <w:t>2</w:t>
        </w:r>
      </w:ins>
      <w:r w:rsidRPr="00810299">
        <w:rPr>
          <w:highlight w:val="yellow"/>
        </w:rPr>
        <w:t>)</w:t>
      </w:r>
      <w:r>
        <w:t>.</w:t>
      </w:r>
      <w:r>
        <w:t xml:space="preserve"> Because TCGA profiles are bulk RNA-seq (tissue-level), ω values reflect sample-level transcriptomic divergence rather than cell-type-specific comparisons; interpretation focuses on relative patterns (tumor vs. normal) rather than absolute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ins w:id="103" w:author="Microsoft Office User" w:date="2026-07-20T21:49:00Z">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ins>
      <w:ins w:id="104" w:author="Microsoft Office User" w:date="2026-07-20T22:16:00Z">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ins>
      <w:ins w:id="105" w:author="Microsoft Office User" w:date="2026-07-20T22:23:00Z">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ins>
      <w:ins w:id="106" w:author="Microsoft Office User" w:date="2026-07-20T22:24:00Z">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ins>
      <w:ins w:id="107" w:author="Microsoft Office User" w:date="2026-07-20T22:23:00Z">
        <w:r w:rsidR="00E901CA">
          <w:t>.</w:t>
        </w:r>
      </w:ins>
    </w:p>
    <w:p w14:paraId="5E4E40E5" w14:textId="77777777"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14:paraId="7B1C7A8A" w14:textId="7DA2170E" w:rsidR="005A7441" w:rsidRDefault="00E956CB">
      <w:pPr>
        <w:spacing w:after="60"/>
      </w:pPr>
      <w:ins w:id="108" w:author="Microsoft Office User" w:date="2026-07-19T09:49:00Z">
        <w:r>
          <w:rPr>
            <w:rFonts w:hint="eastAsia"/>
            <w:lang w:eastAsia="zh-CN"/>
          </w:rPr>
          <w:t>Furtherm</w:t>
        </w:r>
        <w:r>
          <w:rPr>
            <w:lang w:eastAsia="zh-CN"/>
          </w:rPr>
          <w:t>ore</w:t>
        </w:r>
        <w:r>
          <w:rPr>
            <w:rFonts w:hint="eastAsia"/>
            <w:lang w:eastAsia="zh-CN"/>
          </w:rPr>
          <w:t>，</w:t>
        </w:r>
        <w:r w:rsidRPr="00804505">
          <w:rPr>
            <w:lang w:eastAsia="zh-CN"/>
          </w:rPr>
          <w:t>to determine if the degree of selective remodeling correlates with disease progression,</w:t>
        </w:r>
        <w:r>
          <w:rPr>
            <w:lang w:eastAsia="zh-CN"/>
          </w:rPr>
          <w:t xml:space="preserve"> </w:t>
        </w:r>
        <w:r>
          <w:t>w</w:t>
        </w:r>
      </w:ins>
      <w:del w:id="109" w:author="Microsoft Office User" w:date="2026-07-19T09:49:00Z">
        <w:r w:rsidDel="00E956CB">
          <w:delText>W</w:delText>
        </w:r>
      </w:del>
      <w:r>
        <w:t>We asked whether ω tracks with clinical severity within cancer types. In liver cancer, ω decreased with increasing Edmondson grade [18]: G1 (101.8 ± 46.8, n = 39) &gt; G2 (100.2 ± 63.9, n = 133) &gt; G3 (96.8 ± 58.2, n = 105) &gt; G4 (90.0 ± 57.8, n = 11; Jonckheere-Terpstra trend 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del w:id="110" w:author="Microsoft Office User" w:date="2026-07-19T09:49:00Z">
        <w:r w:rsidDel="00E956CB">
          <w:delText xml:space="preserve">then </w:delText>
        </w:r>
      </w:del>
      <w:r/>
      <w:r/>
      <w:r w:rsidR="00CF2011"/>
      <w:r w:rsidR="00C34668"/>
      <w:r w:rsidR="00CF2011"/>
      <w:r w:rsidR="00C34668">
        <w:rPr>
          <w:noProof/>
        </w:rPr>
      </w:r>
      <w:r w:rsidR="00CF2011"/>
      <w:r/>
      <w:proofErr w:type="spellStart"/>
      <w:r/>
      <w:proofErr w:type="spellEnd"/>
      <w:r/>
      <w:r w:rsidR="00CF2011"/>
      <w:r w:rsidR="00C34668"/>
      <w:r w:rsidR="00C34668"/>
      <w:r w:rsidR="00C34668"/>
      <w:r w:rsidR="00C34668"/>
      <w:r w:rsidR="00CF2011"/>
      <w:r w:rsidR="00C34668">
        <w:rPr>
          <w:noProof/>
        </w:rPr>
      </w:r>
      <w:r w:rsidR="00CF2011"/>
      <w:r/>
      <w:proofErr w:type="spellStart"/>
      <w:r/>
      <w:proofErr w:type="spellEnd"/>
      <w:r/>
      <w:commentRangeStart w:id="111"/>
      <w:r/>
      <w:commentRangeEnd w:id="111"/>
      <w:r w:rsidR="00141610">
        <w:rPr>
          <w:rStyle w:val="CommentReference"/>
        </w:rPr>
      </w:r>
      <w:r/>
    </w:p>
    <w:p w14:paraId="0E95E8D0" w14:textId="0BC7F064" w:rsidR="005A7441" w:rsidRDefault="00000000">
      <w:pPr>
        <w:pStyle w:val="Heading2"/>
        <w:spacing w:before="240" w:after="120"/>
      </w:pPr>
      <w:r>
        <w:rPr>
          <w:rFonts w:ascii="Arial" w:hAnsi="Arial"/>
          <w:color w:val="000000"/>
          <w:sz w:val="28"/>
        </w:rPr>
        <w:t xml:space="preserve">CKI </w:t>
      </w:r>
      <w:ins w:id="112" w:author="Microsoft Office User" w:date="2026-07-21T13:46:00Z">
        <w:r w:rsidR="000F2E8C" w:rsidRPr="000F2E8C">
          <w:rPr>
            <w:rFonts w:ascii="Arial" w:hAnsi="Arial"/>
            <w:color w:val="000000"/>
            <w:sz w:val="28"/>
          </w:rPr>
          <w:t>reveals a spectrum of cell-type functional constraint across organs</w:t>
        </w:r>
      </w:ins>
      <w:del w:id="113" w:author="Microsoft Office User" w:date="2026-07-21T13:46:00Z">
        <w:r w:rsidDel="000F2E8C">
          <w:rPr>
            <w:rFonts w:ascii="Arial" w:hAnsi="Arial"/>
            <w:color w:val="000000"/>
            <w:sz w:val="28"/>
          </w:rPr>
          <w:delText>ranks cell types by cross-organ conservation</w:delText>
        </w:r>
      </w:del>
    </w:p>
    <w:p w14:paraId="098ED198" w14:textId="0813CED8" w:rsidR="005A7441" w:rsidDel="00AB1F1A" w:rsidRDefault="000F2E8C" w:rsidP="00A22C98">
      <w:pPr>
        <w:spacing w:after="60"/>
        <w:rPr>
          <w:del w:id="114" w:author="Microsoft Office User" w:date="2026-07-21T13:58:00Z"/>
        </w:rPr>
      </w:pPr>
      <w:ins w:id="115" w:author="Microsoft Office User" w:date="2026-07-21T13:47:00Z">
        <w:r w:rsidRPr="000F2E8C">
          <w:t xml:space="preserve">To disentangle cell-intrinsic identity from tissue-specific adaptation, we leveraged CKI to quantify </w:t>
        </w:r>
      </w:ins>
      <w:ins w:id="116" w:author="Microsoft Office User" w:date="2026-07-21T14:49:00Z">
        <w:r w:rsidR="006D37B7" w:rsidRPr="006D37B7">
          <w:t xml:space="preserve">functional constraint across cell types </w:t>
        </w:r>
        <w:r w:rsidR="006D37B7" w:rsidRPr="006D37B7">
          <w:rPr>
            <w:highlight w:val="yellow"/>
            <w:rPrChange w:id="117" w:author="Microsoft Office User" w:date="2026-07-21T15:02:00Z">
              <w:rPr/>
            </w:rPrChange>
          </w:rPr>
          <w:t>(Fig. 5A)</w:t>
        </w:r>
      </w:ins>
      <w:ins w:id="118" w:author="Microsoft Office User" w:date="2026-07-21T13:47:00Z">
        <w:r>
          <w:rPr>
            <w:rFonts w:hint="eastAsia"/>
            <w:lang w:eastAsia="zh-CN"/>
          </w:rPr>
          <w:t>.</w:t>
        </w:r>
        <w:r>
          <w:rPr>
            <w:lang w:eastAsia="zh-CN"/>
          </w:rPr>
          <w:t xml:space="preserve"> </w:t>
        </w:r>
      </w:ins>
      <w:r>
        <w:t xml:space="preserve">Among the 4,851 Tabula Sapiens cell-type pairs, 59 same-cell-type cross-organ comparisons. </w:t>
      </w:r>
      <w:ins w:id="119" w:author="Microsoft Office User" w:date="2026-07-21T13:57:00Z">
        <w:r w:rsidR="00AB1F1A" w:rsidRPr="00AB1F1A">
          <w:t>represented</w:t>
        </w:r>
      </w:ins>
      <w:del w:id="120" w:author="Microsoft Office User" w:date="2026-07-21T13:57:00Z">
        <w:r w:rsidDel="00AB1F1A">
          <w:delText>are</w:delText>
        </w:r>
      </w:del>
      <w:r/>
      <w:ins w:id="121" w:author="Microsoft Office User" w:date="2026-07-21T13:57:00Z">
        <w:r w:rsidR="00AB1F1A">
          <w:rPr>
            <w:rFonts w:hint="eastAsia"/>
            <w:lang w:eastAsia="zh-CN"/>
          </w:rPr>
          <w:t>,</w:t>
        </w:r>
      </w:ins>
      <w:r/>
      <w:ins w:id="122" w:author="Microsoft Office User" w:date="2026-07-21T14:50:00Z">
        <w:r w:rsidR="006D37B7">
          <w:t xml:space="preserve"> </w:t>
        </w:r>
        <w:r w:rsidR="006D37B7" w:rsidRPr="006D37B7">
          <w:rPr>
            <w:highlight w:val="yellow"/>
            <w:lang w:eastAsia="zh-CN"/>
            <w:rPrChange w:id="123" w:author="Microsoft Office User" w:date="2026-07-21T15:02:00Z">
              <w:rPr>
                <w:lang w:eastAsia="zh-CN"/>
              </w:rPr>
            </w:rPrChange>
          </w:rPr>
          <w:t>(Table 2)</w:t>
        </w:r>
      </w:ins>
      <w:r/>
      <w:del w:id="124" w:author="Microsoft Office User" w:date="2026-07-21T13:58:00Z">
        <w:r w:rsidDel="00AB1F1A">
          <w:delText>These pairs allowed us to ask: which cell types maintain their transcriptional identity regardless of where they reside, and which are strongly shaped by their organ environment (</w:delText>
        </w:r>
        <w:r w:rsidRPr="008A16E6" w:rsidDel="00AB1F1A">
          <w:rPr>
            <w:highlight w:val="yellow"/>
          </w:rPr>
          <w:delText>Fig. 5</w:delText>
        </w:r>
      </w:del>
      <w:del w:id="125" w:author="Microsoft Office User" w:date="2026-07-20T22:32:00Z">
        <w:r w:rsidDel="00F7390D">
          <w:delText xml:space="preserve">; </w:delText>
        </w:r>
        <w:r w:rsidRPr="005A308F" w:rsidDel="00F7390D">
          <w:rPr>
            <w:highlight w:val="yellow"/>
          </w:rPr>
          <w:delText>Table 2</w:delText>
        </w:r>
      </w:del>
      <w:del w:id="126" w:author="Microsoft Office User" w:date="2026-07-21T13:58:00Z">
        <w:r w:rsidDel="00AB1F1A">
          <w:delText>)</w:delText>
        </w:r>
      </w:del>
      <w:del w:id="127" w:author="Microsoft Office User" w:date="2026-07-19T09:55:00Z">
        <w:r w:rsidDel="00141610">
          <w:delText>?</w:delText>
        </w:r>
      </w:del>
    </w:p>
    <w:p w14:paraId="6DCF4CBB" w14:textId="1E1ECCC6" w:rsidR="00AB1F1A" w:rsidRDefault="00000000" w:rsidP="00AB1F1A">
      <w:pPr>
        <w:spacing w:after="60"/>
        <w:rPr>
          <w:ins w:id="128" w:author="Microsoft Office User" w:date="2026-07-21T14:56:00Z"/>
        </w:rPr>
      </w:pPr>
      <w:del w:id="129" w:author="Microsoft Office User" w:date="2026-07-21T13:58:00Z">
        <w:r w:rsidDel="00AB1F1A">
          <w:delText>The cross-organ ω ranking reveals a broad spectrum of conservation across 17 cell types (</w:delText>
        </w:r>
        <w:r w:rsidRPr="00F7390D" w:rsidDel="00AB1F1A">
          <w:rPr>
            <w:highlight w:val="yellow"/>
            <w:rPrChange w:id="130" w:author="Microsoft Office User" w:date="2026-07-20T22:32:00Z">
              <w:rPr/>
            </w:rPrChange>
          </w:rPr>
          <w:delText>Table 2</w:delText>
        </w:r>
        <w:r w:rsidDel="00AB1F1A">
          <w:delText xml:space="preserve">). </w:delText>
        </w:r>
      </w:del>
      <w:r>
        <w:t xml:space="preserve">B cells (mean ω = 2.70, n = 1) and Neutrophils (mean ω = 2.72, n = 6) </w:t>
      </w:r>
      <w:ins w:id="131" w:author="Microsoft Office User" w:date="2026-07-21T13:58:00Z">
        <w:r w:rsidR="00AB1F1A" w:rsidRPr="00AB1F1A">
          <w:t>exhibited</w:t>
        </w:r>
      </w:ins>
      <w:del w:id="132" w:author="Microsoft Office User" w:date="2026-07-21T13:58:00Z">
        <w:r w:rsidDel="00AB1F1A">
          <w:delText>were</w:delText>
        </w:r>
      </w:del>
      <w:r>
        <w:t xml:space="preserve"> </w:t>
      </w:r>
      <w:ins w:id="133" w:author="Microsoft Office User" w:date="2026-07-21T14:00:00Z">
        <w:r w:rsidR="00AB1F1A" w:rsidRPr="00AB1F1A">
          <w:t>the strongest functional constraint, maintaining highly conserved transcriptional programs regardless of anatomical location. Smooth muscle cells (mean 6.29</w:t>
        </w:r>
      </w:ins>
      <w:ins w:id="134" w:author="Microsoft Office User" w:date="2026-07-21T14:53:00Z">
        <w:r w:rsidR="006D37B7">
          <w:t>, n = 1</w:t>
        </w:r>
      </w:ins>
      <w:ins w:id="135" w:author="Microsoft Office User" w:date="2026-07-21T14:00:00Z">
        <w:r w:rsidR="00AB1F1A" w:rsidRPr="00AB1F1A">
          <w:t>) and Plasma cells (mean 6.61 ± 3.42</w:t>
        </w:r>
      </w:ins>
      <w:ins w:id="136" w:author="Microsoft Office User" w:date="2026-07-21T14:53:00Z">
        <w:r w:rsidR="006D37B7">
          <w:t>, n = 6</w:t>
        </w:r>
      </w:ins>
      <w:ins w:id="137" w:author="Microsoft Office User" w:date="2026-07-21T14:00:00Z">
        <w:r w:rsidR="00AB1F1A" w:rsidRPr="00AB1F1A">
          <w:t>) followed, while Macrophages—the most frequently sampled cell type (n = 15)—displayed intermediate constraint (mean 9.84 ± 6.31). In stark contrast, Endothelial cells (mean 15.09 ± 6.46</w:t>
        </w:r>
      </w:ins>
      <w:ins w:id="138" w:author="Microsoft Office User" w:date="2026-07-21T14:54:00Z">
        <w:r w:rsidR="006D37B7">
          <w:t>, n = 3</w:t>
        </w:r>
      </w:ins>
      <w:ins w:id="139" w:author="Microsoft Office User" w:date="2026-07-21T14:00:00Z">
        <w:r w:rsidR="00AB1F1A" w:rsidRPr="00AB1F1A">
          <w:t>) and Memory B cells (mean 16.83</w:t>
        </w:r>
      </w:ins>
      <w:ins w:id="140" w:author="Microsoft Office User" w:date="2026-07-21T14:54:00Z">
        <w:r w:rsidR="006D37B7">
          <w:t>, n = 1</w:t>
        </w:r>
      </w:ins>
      <w:ins w:id="141" w:author="Microsoft Office User" w:date="2026-07-21T14:00:00Z">
        <w:r w:rsidR="00AB1F1A" w:rsidRPr="00AB1F1A">
          <w:t>) ranked as the most labile, reflecting profound organ-specific specialization.</w:t>
        </w:r>
      </w:ins>
    </w:p>
    <w:p w14:paraId="549E51FA" w14:textId="1E0A76C1" w:rsidR="006D37B7" w:rsidRDefault="006D37B7" w:rsidP="00AB1F1A">
      <w:pPr>
        <w:spacing w:after="60"/>
        <w:rPr>
          <w:ins w:id="142" w:author="Microsoft Office User" w:date="2026-07-21T14:00:00Z"/>
        </w:rPr>
      </w:pPr>
      <w:ins w:id="143" w:author="Microsoft Office User" w:date="2026-07-21T14:58:00Z">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Change w:id="144" w:author="Microsoft Office User" w:date="2026-07-21T15:02:00Z">
              <w:rPr/>
            </w:rPrChange>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Change w:id="145" w:author="Microsoft Office User" w:date="2026-07-21T15:02:00Z">
              <w:rPr/>
            </w:rPrChange>
          </w:rPr>
          <w:t>(</w:t>
        </w:r>
      </w:ins>
      <w:ins w:id="146" w:author="Microsoft Office User" w:date="2026-07-21T16:16:00Z">
        <w:r w:rsidR="00D24E23" w:rsidRPr="00D3781B">
          <w:rPr>
            <w:highlight w:val="yellow"/>
            <w:rPrChange w:id="147" w:author="Microsoft Office User" w:date="2026-07-21T16:18:00Z">
              <w:rPr/>
            </w:rPrChange>
          </w:rPr>
          <w:t>Supplementary Fig. S3</w:t>
        </w:r>
      </w:ins>
      <w:ins w:id="148" w:author="Microsoft Office User" w:date="2026-07-21T14:58:00Z">
        <w:r w:rsidRPr="006D37B7">
          <w:rPr>
            <w:highlight w:val="yellow"/>
            <w:rPrChange w:id="149" w:author="Microsoft Office User" w:date="2026-07-21T15:02:00Z">
              <w:rPr/>
            </w:rPrChange>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Change w:id="150" w:author="Microsoft Office User" w:date="2026-07-21T15:02:00Z">
              <w:rPr/>
            </w:rPrChange>
          </w:rPr>
          <w:t>Fig. 5C).</w:t>
        </w:r>
      </w:ins>
    </w:p>
    <w:p w14:paraId="017A835C" w14:textId="0EDCF886" w:rsidR="006D37B7" w:rsidRDefault="00000000" w:rsidP="00A22C98">
      <w:pPr>
        <w:spacing w:line="240" w:lineRule="auto"/>
        <w:rPr>
          <w:ins w:id="151" w:author="Microsoft Office User" w:date="2026-07-21T14:59:00Z"/>
        </w:rPr>
      </w:pPr>
      <w:del w:id="152" w:author="Microsoft Office User" w:date="2026-07-21T14:00:00Z">
        <w:r w:rsidDel="00AB1F1A">
          <w:delText>among the most conserved, followed by Smooth muscle cells (</w:delText>
        </w:r>
        <w:r w:rsidRPr="009A139E" w:rsidDel="00AB1F1A">
          <w:rPr>
            <w:color w:val="auto"/>
          </w:rPr>
          <w:delText xml:space="preserve">mean 6.29 ± —, </w:delText>
        </w:r>
        <w:r w:rsidDel="00AB1F1A">
          <w:delText xml:space="preserve">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w:delText>
        </w:r>
      </w:del>
      <w:ins w:id="153" w:author="Microsoft Office User" w:date="2026-07-21T14:58:00Z">
        <w:r w:rsidR="006D37B7" w:rsidRPr="006D37B7">
          <w:t xml:space="preserve">Endothelial cells are known to express </w:t>
        </w:r>
      </w:ins>
      <w:del w:id="154" w:author="Microsoft Office User" w:date="2026-07-21T14:06:00Z">
        <w:r w:rsidDel="00A22C98">
          <w:delText xml:space="preserve">Endothelial cells are known to express </w:delText>
        </w:r>
      </w:del>
      <w:r>
        <w:t xml:space="preserve">organ-specific gene programs tailored to local vascular needs </w:t>
      </w:r>
      <w:r w:rsidR="00B14220">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B14220">
        <w:fldChar w:fldCharType="separate"/>
      </w:r>
      <w:r w:rsidR="00C34668">
        <w:rPr>
          <w:noProof/>
        </w:rPr>
        <w:t>[19]</w:t>
      </w:r>
      <w:r w:rsidR="00B14220">
        <w:fldChar w:fldCharType="end"/>
      </w:r>
      <w:ins w:id="155" w:author="Microsoft Office User" w:date="2026-07-21T14:59:00Z">
        <w:r w:rsidR="006D37B7">
          <w:t>;</w:t>
        </w:r>
      </w:ins>
      <w:ins w:id="156" w:author="Microsoft Office User" w:date="2026-07-21T14:07:00Z">
        <w:r w:rsidR="00A22C98">
          <w:t xml:space="preserve"> </w:t>
        </w:r>
      </w:ins>
      <w:ins w:id="157" w:author="Microsoft Office User" w:date="2026-07-21T14:59:00Z">
        <w:r w:rsidR="006D37B7" w:rsidRPr="006D37B7">
          <w:rPr>
            <w:rFonts w:ascii="Times New Roman" w:eastAsia="Times New Roman" w:hAnsi="Times New Roman" w:cs="Times New Roman"/>
            <w:color w:val="auto"/>
            <w:sz w:val="24"/>
            <w:szCs w:val="24"/>
            <w:lang w:val="en-CN" w:eastAsia="zh-CN"/>
          </w:rPr>
          <w:t>our data indicate that this organ specificity emerges from their intrinsically broad functional repertoire rather than passive environmental shaping.</w:t>
        </w:r>
      </w:ins>
      <w:del w:id="158" w:author="Microsoft Office User" w:date="2026-07-21T14:59:00Z">
        <w:r w:rsidDel="006D37B7">
          <w:delText xml:space="preserve">. </w:delText>
        </w:r>
      </w:del>
    </w:p>
    <w:p w14:paraId="470B7B7A" w14:textId="5C002509" w:rsidR="005A7441" w:rsidRPr="00A22C98" w:rsidDel="006D37B7" w:rsidRDefault="00000000">
      <w:pPr>
        <w:spacing w:line="240" w:lineRule="auto"/>
        <w:rPr>
          <w:del w:id="159" w:author="Microsoft Office User" w:date="2026-07-21T15:00:00Z"/>
          <w:rFonts w:ascii="Times New Roman" w:eastAsia="Times New Roman" w:hAnsi="Times New Roman" w:cs="Times New Roman"/>
          <w:color w:val="auto"/>
          <w:sz w:val="24"/>
          <w:szCs w:val="24"/>
          <w:lang w:val="en-CN" w:eastAsia="zh-CN"/>
          <w:rPrChange w:id="160" w:author="Microsoft Office User" w:date="2026-07-21T14:07:00Z">
            <w:rPr>
              <w:del w:id="161" w:author="Microsoft Office User" w:date="2026-07-21T15:00:00Z"/>
            </w:rPr>
          </w:rPrChange>
        </w:rPr>
        <w:pPrChange w:id="162" w:author="Microsoft Office User" w:date="2026-07-21T14:07:00Z">
          <w:pPr>
            <w:spacing w:after="60"/>
          </w:pPr>
        </w:pPrChange>
      </w:pPr>
      <w:r>
        <w:t xml:space="preserve">We note that several cell types (particularly those with n = 1 or 3) have </w:t>
      </w:r>
      <w:ins w:id="163" w:author="Microsoft Office User" w:date="2026-07-21T14:08:00Z">
        <w:r w:rsidR="00A22C98" w:rsidRPr="00A22C98">
          <w:rPr>
            <w:rFonts w:ascii="Times New Roman" w:eastAsia="Times New Roman" w:hAnsi="Times New Roman" w:cs="Times New Roman"/>
            <w:color w:val="auto"/>
            <w:sz w:val="24"/>
            <w:szCs w:val="24"/>
            <w:lang w:val="en-CN" w:eastAsia="zh-CN"/>
          </w:rPr>
          <w:t>limited</w:t>
        </w:r>
      </w:ins>
      <w:del w:id="164" w:author="Microsoft Office User" w:date="2026-07-21T14:08:00Z">
        <w:r w:rsidDel="00A22C98">
          <w:delText>small</w:delText>
        </w:r>
      </w:del>
      <w:r>
        <w:t xml:space="preserve"> sample sizes, </w:t>
      </w:r>
      <w:ins w:id="165" w:author="Microsoft Office User" w:date="2026-07-21T14:08:00Z">
        <w:r w:rsidR="00A22C98" w:rsidRPr="00A22C98">
          <w:rPr>
            <w:rFonts w:ascii="Times New Roman" w:eastAsia="Times New Roman" w:hAnsi="Times New Roman" w:cs="Times New Roman"/>
            <w:color w:val="auto"/>
            <w:sz w:val="24"/>
            <w:szCs w:val="24"/>
            <w:lang w:val="en-CN" w:eastAsia="zh-CN"/>
          </w:rPr>
          <w:t>warranting cautious interpretation of their absolute rankings</w:t>
        </w:r>
      </w:ins>
      <w:ins w:id="166" w:author="Microsoft Office User" w:date="2026-07-21T15:00:00Z">
        <w:r w:rsidR="006D37B7">
          <w:rPr>
            <w:rFonts w:ascii="Times New Roman" w:eastAsia="Times New Roman" w:hAnsi="Times New Roman" w:cs="Times New Roman"/>
            <w:color w:val="auto"/>
            <w:sz w:val="24"/>
            <w:szCs w:val="24"/>
            <w:lang w:val="en-CN" w:eastAsia="zh-CN"/>
          </w:rPr>
          <w:t xml:space="preserve"> (</w:t>
        </w:r>
        <w:r w:rsidR="006D37B7" w:rsidRPr="006D37B7">
          <w:rPr>
            <w:rFonts w:ascii="Times New Roman" w:eastAsia="Times New Roman" w:hAnsi="Times New Roman" w:cs="Times New Roman"/>
            <w:color w:val="auto"/>
            <w:sz w:val="24"/>
            <w:szCs w:val="24"/>
            <w:highlight w:val="yellow"/>
            <w:lang w:val="en-CN" w:eastAsia="zh-CN"/>
            <w:rPrChange w:id="167" w:author="Microsoft Office User" w:date="2026-07-21T15:02:00Z">
              <w:rPr>
                <w:rFonts w:ascii="Times New Roman" w:eastAsia="Times New Roman" w:hAnsi="Times New Roman" w:cs="Times New Roman"/>
                <w:color w:val="auto"/>
                <w:sz w:val="24"/>
                <w:szCs w:val="24"/>
                <w:lang w:val="en-CN" w:eastAsia="zh-CN"/>
              </w:rPr>
            </w:rPrChange>
          </w:rPr>
          <w:t>Table 2</w:t>
        </w:r>
        <w:r w:rsidR="006D37B7">
          <w:rPr>
            <w:rFonts w:ascii="Times New Roman" w:eastAsia="Times New Roman" w:hAnsi="Times New Roman" w:cs="Times New Roman"/>
            <w:color w:val="auto"/>
            <w:sz w:val="24"/>
            <w:szCs w:val="24"/>
            <w:lang w:val="en-CN" w:eastAsia="zh-CN"/>
          </w:rPr>
          <w:t>)</w:t>
        </w:r>
      </w:ins>
      <w:ins w:id="168" w:author="Microsoft Office User" w:date="2026-07-21T14:08:00Z">
        <w:r w:rsidR="00A22C98" w:rsidRPr="00A22C98">
          <w:rPr>
            <w:rFonts w:ascii="Times New Roman" w:eastAsia="Times New Roman" w:hAnsi="Times New Roman" w:cs="Times New Roman"/>
            <w:color w:val="auto"/>
            <w:sz w:val="24"/>
            <w:szCs w:val="24"/>
            <w:lang w:val="en-CN" w:eastAsia="zh-CN"/>
          </w:rPr>
          <w:t xml:space="preserve">. </w:t>
        </w:r>
      </w:ins>
      <w:del w:id="169" w:author="Microsoft Office User" w:date="2026-07-21T14:09:00Z">
        <w:r w:rsidDel="00A22C98">
          <w:delText>and their rankings should be interpreted with appropriate caution.</w:delText>
        </w:r>
      </w:del>
    </w:p>
    <w:p w14:paraId="77917960" w14:textId="77777777" w:rsidR="00A22C98" w:rsidRDefault="00A22C98">
      <w:pPr>
        <w:spacing w:line="240" w:lineRule="auto"/>
        <w:rPr>
          <w:ins w:id="170" w:author="Microsoft Office User" w:date="2026-07-21T14:12:00Z"/>
        </w:rPr>
        <w:pPrChange w:id="171" w:author="Microsoft Office User" w:date="2026-07-21T15:00:00Z">
          <w:pPr>
            <w:spacing w:after="60"/>
          </w:pPr>
        </w:pPrChange>
      </w:pPr>
      <w:ins w:id="172" w:author="Microsoft Office User" w:date="2026-07-21T14:10:00Z">
        <w:r w:rsidRPr="00A22C98">
          <w:rPr>
            <w:rFonts w:ascii="Times New Roman" w:eastAsia="Times New Roman" w:hAnsi="Times New Roman" w:cs="Times New Roman"/>
            <w:color w:val="auto"/>
            <w:sz w:val="24"/>
            <w:szCs w:val="24"/>
            <w:lang w:val="en-CN" w:eastAsia="zh-CN"/>
          </w:rPr>
          <w:t xml:space="preserve">Crucially, </w:t>
        </w:r>
      </w:ins>
      <w:del w:id="173" w:author="Microsoft Office User" w:date="2026-07-21T14:10:00Z">
        <w:r w:rsidDel="00A22C98">
          <w:delText xml:space="preserve">The cross-organ conservation ranking from </w:delText>
        </w:r>
      </w:del>
      <w:r>
        <w:t xml:space="preserve">CKI showed little agreement with standard metrics (Spearman r = -0.40 to +0.02, n = 59 pairs). </w:t>
      </w:r>
      <w:del w:id="174" w:author="Microsoft Office User" w:date="2026-07-21T14:10:00Z">
        <w:r w:rsidDel="00A22C98">
          <w:delText xml:space="preserve">rankings from </w:delText>
        </w:r>
      </w:del>
      <w:r/>
      <w:ins w:id="175" w:author="Microsoft Office User" w:date="2026-07-21T14:10:00Z">
        <w:r w:rsidRPr="00A22C98">
          <w:rPr>
            <w:rFonts w:ascii="Times New Roman" w:eastAsia="Times New Roman" w:hAnsi="Times New Roman" w:cs="Times New Roman"/>
            <w:color w:val="auto"/>
            <w:sz w:val="24"/>
            <w:szCs w:val="24"/>
            <w:lang w:val="en-CN" w:eastAsia="zh-CN"/>
          </w:rPr>
          <w:t>similarity</w:t>
        </w:r>
        <w:r>
          <w:t xml:space="preserve"> </w:t>
        </w:r>
      </w:ins>
      <w:r/>
      <w:ins w:id="176" w:author="Microsoft Office User" w:date="2026-07-20T21:57:00Z">
        <w:r w:rsidR="009C5BF9">
          <w:t>ρ</w:t>
        </w:r>
        <w:r w:rsidR="009C5BF9" w:rsidDel="009C5BF9">
          <w:t xml:space="preserve"> </w:t>
        </w:r>
      </w:ins>
      <w:del w:id="177" w:author="Microsoft Office User" w:date="2026-07-20T21:57:00Z">
        <w:r w:rsidDel="009C5BF9">
          <w:delText>r</w:delText>
        </w:r>
      </w:del>
      <w:r/>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ins w:id="180" w:author="Microsoft Office User" w:date="2026-07-21T14:12:00Z">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ins>
      <w:del w:id="181" w:author="Microsoft Office User" w:date="2026-07-21T14:13:00Z">
        <w:r w:rsidDel="00D43F2B">
          <w:delText>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delText>
        </w:r>
      </w:del>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Change w:id="182" w:author="Microsoft Office User" w:date="2026-07-19T11:24:00Z">
            <w:rPr/>
          </w:rPrChange>
        </w:rPr>
        <w:t>Fig. 6</w:t>
      </w:r>
      <w:ins w:id="183" w:author="Microsoft Office User" w:date="2026-07-20T10:14:00Z">
        <w:r w:rsidR="00B84F14">
          <w:t>A</w:t>
        </w:r>
      </w:ins>
      <w:ins w:id="184" w:author="Microsoft Office User" w:date="2026-07-21T16:28:00Z">
        <w:r w:rsidR="007811AF">
          <w:t xml:space="preserve">, </w:t>
        </w:r>
        <w:r w:rsidR="007811AF" w:rsidRPr="00B223C3">
          <w:rPr>
            <w:highlight w:val="yellow"/>
          </w:rPr>
          <w:t>Supplementary Fig. S</w:t>
        </w:r>
        <w:r w:rsidR="007811AF">
          <w:t>4</w:t>
        </w:r>
      </w:ins>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ins w:id="185" w:author="Microsoft Office User" w:date="2026-07-19T12:01:00Z">
        <w:r w:rsidR="0085574C">
          <w:t xml:space="preserve"> </w:t>
        </w:r>
      </w:ins>
      <w:ins w:id="186" w:author="Microsoft Office User" w:date="2026-07-19T11:25:00Z">
        <w:r w:rsidR="00FC30CA">
          <w:t>(</w:t>
        </w:r>
        <w:r w:rsidR="00FC30CA" w:rsidRPr="00B223C3">
          <w:rPr>
            <w:highlight w:val="yellow"/>
          </w:rPr>
          <w:t>Fig. 6</w:t>
        </w:r>
        <w:r w:rsidR="00FC30CA">
          <w:rPr>
            <w:rFonts w:hint="eastAsia"/>
            <w:highlight w:val="yellow"/>
            <w:lang w:eastAsia="zh-CN"/>
          </w:rPr>
          <w:t>B</w:t>
        </w:r>
        <w:r w:rsidR="00FC30CA">
          <w:t>)</w:t>
        </w:r>
      </w:ins>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ins w:id="187" w:author="Microsoft Office User" w:date="2026-07-20T10:55:00Z">
        <w:r w:rsidR="00B84F14" w:rsidRPr="00B84F14">
          <w:t xml:space="preserve"> </w:t>
        </w:r>
      </w:ins>
      <w:ins w:id="188" w:author="Microsoft Office User" w:date="2026-07-20T11:04:00Z">
        <w:r w:rsidR="00B84F14" w:rsidRPr="00B84F14">
          <w:t xml:space="preserve">Notably, </w:t>
        </w:r>
        <w:r w:rsidR="00B84F14">
          <w:rPr>
            <w:rFonts w:hint="eastAsia"/>
            <w:lang w:eastAsia="zh-CN"/>
          </w:rPr>
          <w:t>t</w:t>
        </w:r>
      </w:ins>
      <w:ins w:id="189" w:author="Microsoft Office User" w:date="2026-07-20T11:03:00Z">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ins>
      <w:ins w:id="190" w:author="Microsoft Office User" w:date="2026-07-20T10:55:00Z">
        <w:r w:rsidR="00B84F14">
          <w:t>(</w:t>
        </w:r>
        <w:r w:rsidR="00B84F14" w:rsidRPr="00B223C3">
          <w:rPr>
            <w:highlight w:val="yellow"/>
          </w:rPr>
          <w:t>Fig. 6</w:t>
        </w:r>
        <w:r w:rsidR="00B84F14">
          <w:rPr>
            <w:rFonts w:hint="eastAsia"/>
            <w:highlight w:val="yellow"/>
            <w:lang w:eastAsia="zh-CN"/>
          </w:rPr>
          <w:t>C</w:t>
        </w:r>
        <w:r w:rsidR="00B84F14">
          <w:t>)</w:t>
        </w:r>
      </w:ins>
    </w:p>
    <w:p w14:paraId="0510F169" w14:textId="3D249535" w:rsidR="005A7441" w:rsidRDefault="00000000">
      <w:pPr>
        <w:spacing w:after="60"/>
      </w:pPr>
      <w:r>
        <w:t xml:space="preserve">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w:t>
      </w:r>
      <w:ins w:id="191" w:author="Microsoft Office User" w:date="2026-07-19T11:44:00Z">
        <w:r w:rsidR="00D72AFD" w:rsidRPr="00921CAA">
          <w:t xml:space="preserve">Crucially, this approach supplies an orthogonal, transcriptome-based </w:t>
        </w:r>
        <w:r w:rsidR="00D72AFD" w:rsidRPr="00921CAA">
          <w:lastRenderedPageBreak/>
          <w:t>readout of migration history from static adult tissue, complementing insights obtained by direct lineage tracing.</w:t>
        </w:r>
      </w:ins>
      <w:del w:id="192" w:author="Microsoft Office User" w:date="2026-07-19T11:44:00Z">
        <w:r w:rsidDel="00D72AFD">
          <w:delText>This approach complements lineage tracing and developmental studies by providing an orthogonal transcriptomic readout of migration history.</w:delText>
        </w:r>
      </w:del>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ins w:id="194" w:author="Microsoft Office User" w:date="2026-07-21T17:32:00Z">
        <w:r w:rsidR="007026B8">
          <w:rPr>
            <w:rFonts w:hint="eastAsia"/>
            <w:lang w:eastAsia="zh-CN"/>
          </w:rPr>
          <w:t>（</w:t>
        </w:r>
        <w:r w:rsidR="00C40739" w:rsidRPr="00B223C3">
          <w:rPr>
            <w:highlight w:val="yellow"/>
          </w:rPr>
          <w:t>Supplementary Fig. S</w:t>
        </w:r>
        <w:r w:rsidR="007026B8">
          <w:t>5</w:t>
        </w:r>
        <w:r w:rsidR="007026B8">
          <w:rPr>
            <w:rFonts w:hint="eastAsia"/>
            <w:lang w:eastAsia="zh-CN"/>
          </w:rPr>
          <w:t>）</w:t>
        </w:r>
      </w:ins>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ins w:id="195" w:author="Microsoft Office User" w:date="2026-07-19T12:01:00Z">
        <w:r w:rsidR="0085574C">
          <w:t>(</w:t>
        </w:r>
        <w:r w:rsidR="0085574C" w:rsidRPr="00B223C3">
          <w:rPr>
            <w:highlight w:val="yellow"/>
          </w:rPr>
          <w:t>Fig. 6</w:t>
        </w:r>
        <w:r w:rsidR="0085574C">
          <w:rPr>
            <w:rFonts w:hint="eastAsia"/>
            <w:highlight w:val="yellow"/>
            <w:lang w:eastAsia="zh-CN"/>
          </w:rPr>
          <w:t>D</w:t>
        </w:r>
        <w:r w:rsidR="0085574C">
          <w:t>)</w:t>
        </w:r>
      </w:ins>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t xml:space="preserve">Oligodendrocyte precursor cells (OPCs) are the most actively migrating cells in the adult CNS, continuously surveilling their environment along vascular scaffolds </w:t>
      </w:r>
      <w:r w:rsidR="0039368A">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39368A">
        <w:fldChar w:fldCharType="separate"/>
      </w:r>
      <w:r w:rsidR="00C34668">
        <w:rPr>
          <w:noProof/>
        </w:rPr>
        <w:t>[20,21]</w:t>
      </w:r>
      <w:r w:rsidR="0039368A">
        <w:fldChar w:fldCharType="end"/>
      </w:r>
      <w:r>
        <w:t xml:space="preserve">.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values—it demands deviation from cell-type-specific and region-pair-specific expectations.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The complete absence of Strong signals despite OPCs being the brain's most motile cell type demonstrates that the residual </w:t>
      </w:r>
      <w:r>
        <w:lastRenderedPageBreak/>
        <w:t>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w:t>
      </w:r>
      <w:proofErr w:type="spellStart"/>
      <w:r>
        <w:t>Idg</w:t>
      </w:r>
      <w:proofErr w:type="spellEnd"/>
      <w:r>
        <w:t xml:space="preserve"> vs. </w:t>
      </w:r>
      <w:proofErr w:type="spellStart"/>
      <w:r>
        <w:t>Pul</w:t>
      </w:r>
      <w:proofErr w:type="spellEnd"/>
      <w:r>
        <w:t>/LP) or brainstem-internal (</w:t>
      </w:r>
      <w:proofErr w:type="spellStart"/>
      <w:r>
        <w:t>MoRF-MoEN</w:t>
      </w:r>
      <w:proofErr w:type="spellEnd"/>
      <w:r>
        <w:t xml:space="preserve"> vs. </w:t>
      </w:r>
      <w:proofErr w:type="spellStart"/>
      <w:r>
        <w:t>PnRF</w:t>
      </w:r>
      <w:proofErr w:type="spellEnd"/>
      <w:r>
        <w:t xml:space="preserve">) pairings—precisely the anatomical boundaries between dorsal- and ventral-derived oligodendrocyte populations. Foerster et al.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w:t>
      </w:r>
      <w:proofErr w:type="spellStart"/>
      <w:r>
        <w:t>Pul</w:t>
      </w:r>
      <w:proofErr w:type="spellEnd"/>
      <w:r>
        <w:t xml:space="preserve">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ins w:id="196" w:author="Microsoft Office User" w:date="2026-07-20T10:00:00Z">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ins>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t xml:space="preserve">CKI introduces a conceptual shift in transcriptomic comparison: from measuring absolute distance to quantifying selective remodeling. The key insight is that housekeeping genes provide an internal neutral reference, analogous to synonymous substitutions in Ka/Ks analysis. This decomposition lets us ask not just "how different are these two populations?" but "how much of that difference </w:t>
      </w:r>
      <w:ins w:id="197" w:author="Microsoft Office User" w:date="2026-07-20T11:21:00Z">
        <w:r w:rsidR="00CD716A">
          <w:rPr>
            <w:rFonts w:hint="eastAsia"/>
            <w:lang w:eastAsia="zh-CN"/>
          </w:rPr>
          <w:t>repre</w:t>
        </w:r>
        <w:r w:rsidR="00CD716A">
          <w:rPr>
            <w:lang w:eastAsia="zh-CN"/>
          </w:rPr>
          <w:t>sents</w:t>
        </w:r>
      </w:ins>
      <w:del w:id="198" w:author="Microsoft Office User" w:date="2026-07-20T11:21:00Z">
        <w:r w:rsidDel="00CD716A">
          <w:delText>is</w:delText>
        </w:r>
      </w:del>
      <w:r>
        <w:t xml:space="preserve"> functional </w:t>
      </w:r>
      <w:ins w:id="199" w:author="Microsoft Office User" w:date="2026-07-20T11:21:00Z">
        <w:r w:rsidR="00CD716A">
          <w:rPr>
            <w:rFonts w:hint="eastAsia"/>
            <w:lang w:eastAsia="zh-CN"/>
          </w:rPr>
          <w:t>ad</w:t>
        </w:r>
        <w:r w:rsidR="00CD716A">
          <w:rPr>
            <w:lang w:eastAsia="zh-CN"/>
          </w:rPr>
          <w:t xml:space="preserve">aptation </w:t>
        </w:r>
      </w:ins>
      <w:r>
        <w:t>versus neutral</w:t>
      </w:r>
      <w:ins w:id="200" w:author="Microsoft Office User" w:date="2026-07-20T11:21:00Z">
        <w:r w:rsidR="00CD716A">
          <w:t xml:space="preserve"> background variation</w:t>
        </w:r>
      </w:ins>
      <w:r>
        <w:t>?"</w:t>
      </w:r>
    </w:p>
    <w:p w14:paraId="550B5C76" w14:textId="57CE951A" w:rsidR="005A7441" w:rsidRDefault="00CD716A">
      <w:pPr>
        <w:spacing w:after="60"/>
      </w:pPr>
      <w:ins w:id="201" w:author="Microsoft Office User" w:date="2026-07-20T11:24:00Z">
        <w:r w:rsidRPr="005D186F">
          <w:t>CKI is explicitly designed as a perturbation index, not a classifier</w:t>
        </w:r>
      </w:ins>
      <w:del w:id="202" w:author="Microsoft Office User" w:date="2026-07-20T11:24:00Z">
        <w:r w:rsidDel="00CD716A">
          <w:delText>CKI is a perturbation index, not a classifier—and this is by design</w:delText>
        </w:r>
      </w:del>
      <w:r>
        <w:t xml:space="preserve">. </w:t>
      </w:r>
      <w:ins w:id="203" w:author="Microsoft Office User" w:date="2026-07-20T11:24:00Z">
        <w:r w:rsidRPr="005D186F">
          <w:t>While cell-type classification from transcriptomes is a mature field,</w:t>
        </w:r>
      </w:ins>
      <w:del w:id="204" w:author="Microsoft Office User" w:date="2026-07-20T11:24:00Z">
        <w:r w:rsidDel="00CD716A">
          <w:delText>Classifying cell types from transcriptomic data is largely a solved problem.</w:delText>
        </w:r>
      </w:del>
      <w:r>
        <w:t xml:space="preserve"> CKI answers a complementary question: regardless of cell-type labels, how much selective remodeling separates two populations? The negative correlation with all standard metrics proves that CKI captures information that existing approaches miss.</w:t>
      </w:r>
    </w:p>
    <w:p w14:paraId="2FE6EE1D" w14:textId="423B94C3" w:rsidR="005A7441" w:rsidRDefault="00000000">
      <w:pPr>
        <w:spacing w:after="60"/>
      </w:pPr>
      <w:r>
        <w:t xml:space="preserve">The Ka/Ks analogy is productive but not perfect. Ka/Ks operates on DNA sequence alignments with explicit codon models </w:t>
      </w:r>
      <w:r w:rsidR="00A81E64">
        <w:fldChar w:fldCharType="begin"/>
      </w:r>
      <w:r w:rsidR="008A1A74">
        <w:instrText xml:space="preserve"> ADDIN EN.CITE &lt;EndNote&gt;&lt;Cite&gt;&lt;Author&gt;Yang&lt;/Author&gt;&lt;Year&gt;2007&lt;/Year&gt;&lt;RecNum&gt;103&lt;/RecNum&gt;&lt;DisplayText&gt;[31]&lt;/DisplayText&gt;&lt;record&gt;&lt;rec-number&gt;103&lt;/rec-number&gt;&lt;foreign-keys&gt;&lt;key app="EN" db-id="r5zatf9e3xse5ce9vdmpwvaeerwrttx055ps" timestamp="1784260729"&gt;103&lt;/key&gt;&lt;/foreign-keys&gt;&lt;ref-type name="Journal Article"&gt;17&lt;/ref-type&gt;&lt;contributors&gt;&lt;authors&gt;&lt;author&gt;Yang, Z.&lt;/author&gt;&lt;/authors&gt;&lt;/contributors&gt;&lt;auth-address&gt;Department of Biology, Galton Laboratory, University College London, London, UK. z.yang@ucl.ac.uk&lt;/auth-address&gt;&lt;titles&gt;&lt;title&gt;PAML 4: phylogenetic analysis by maximum likelihood&lt;/title&gt;&lt;secondary-title&gt;Mol Biol Evol&lt;/secondary-title&gt;&lt;/titles&gt;&lt;periodical&gt;&lt;full-title&gt;Mol Biol Evol&lt;/full-title&gt;&lt;/periodical&gt;&lt;pages&gt;1586-91&lt;/pages&gt;&lt;volume&gt;24&lt;/volume&gt;&lt;number&gt;8&lt;/number&gt;&lt;edition&gt;20070504&lt;/edition&gt;&lt;keywords&gt;&lt;keyword&gt;Animals&lt;/keyword&gt;&lt;keyword&gt;Computer Simulation&lt;/keyword&gt;&lt;keyword&gt;Genetic Variation&lt;/keyword&gt;&lt;keyword&gt;*Likelihood Functions&lt;/keyword&gt;&lt;keyword&gt;Models, Genetic&lt;/keyword&gt;&lt;keyword&gt;*Phylogeny&lt;/keyword&gt;&lt;keyword&gt;Selection, Genetic&lt;/keyword&gt;&lt;keyword&gt;Software&lt;/keyword&gt;&lt;keyword&gt;Species Specificity&lt;/keyword&gt;&lt;/keywords&gt;&lt;dates&gt;&lt;year&gt;2007&lt;/year&gt;&lt;pub-dates&gt;&lt;date&gt;Aug&lt;/date&gt;&lt;/pub-dates&gt;&lt;/dates&gt;&lt;isbn&gt;0737-4038 (Print)&amp;#xD;0737-4038 (Linking)&lt;/isbn&gt;&lt;accession-num&gt;17483113&lt;/accession-num&gt;&lt;urls&gt;&lt;related-urls&gt;&lt;url&gt;https://www.ncbi.nlm.nih.gov/pubmed/17483113&lt;/url&gt;&lt;/related-urls&gt;&lt;/urls&gt;&lt;electronic-resource-num&gt;10.1093/molbev/msm088&lt;/electronic-resource-num&gt;&lt;remote-database-name&gt;Medline&lt;/remote-database-name&gt;&lt;remote-database-provider&gt;NLM&lt;/remote-database-provider&gt;&lt;/record&gt;&lt;/Cite&gt;&lt;/EndNote&gt;</w:instrText>
      </w:r>
      <w:r w:rsidR="00A81E64">
        <w:fldChar w:fldCharType="separate"/>
      </w:r>
      <w:r w:rsidR="008A1A74">
        <w:rPr>
          <w:noProof/>
        </w:rPr>
        <w:t>[31]</w:t>
      </w:r>
      <w:r w:rsidR="00A81E64">
        <w:fldChar w:fldCharType="end"/>
      </w:r>
      <w:r>
        <w:t>; CKI operates on continuous expression vectors. The neutral reference in Ka/Ks has a mechanistic basis in the genetic code, whereas HK genes are defined empirically by two data-driven criteria—high detection rate and low expression variance—and may vary by tissue context. These differences suggest directions for future theoretical development.</w:t>
      </w:r>
      <w:r>
        <w:t xml:space="preserve"> We addressed this empirically: a sensitivity scan over HK gene set sizes (250–1,000 genes) showed ω CV &lt; 13% for 99.2% of pairs, demonstrating that the neutral baseline is stable and does not materially influence ω estimates. Nevertheless, tissue-specific HK gene variation remains a theoretical concern; future work could incorporate context-dependent HK gene definitions.</w:t>
      </w:r>
    </w:p>
    <w:p w14:paraId="4949A0CE" w14:textId="2BB0F493" w:rsidR="005A7441" w:rsidRDefault="00000000">
      <w:pPr>
        <w:spacing w:after="60"/>
      </w:pPr>
      <w:r>
        <w:t>CKI complements rather than replaces existing methods. SAMap [32] and SATURN [3] excel at cross-species alignment; CACIMAR [33] provides conservation scoring. CellTypist [35] provides automated cell-type annotation at scale, scArches [36] enables deep-learning-based transfer mapping across atlases, and transcriptional drift analysis [37] quantifies age-related expression changes—each addressing different questions than CKI’s selective remodeling framework. CKI that could be reinterpreted through the CKI lens. More broadly, CKI provides a principled null model for any transcriptomic comparison: before concluding that two populations are meaningfully different, ask whether the difference exceeds neutral expectation.</w:t>
      </w:r>
      <w:proofErr w:type="spellStart"/>
      <w:r/>
      <w:proofErr w:type="spellEnd"/>
      <w:r/>
      <w:r w:rsidR="00B14220"/>
      <w:r w:rsidR="008A1A74"/>
      <w:r w:rsidR="008A1A74"/>
      <w:r w:rsidR="008A1A74"/>
      <w:r w:rsidR="008A1A74"/>
      <w:r w:rsidR="00B14220"/>
      <w:r w:rsidR="008A1A74">
        <w:rPr>
          <w:noProof/>
        </w:rPr>
      </w:r>
      <w:r w:rsidR="00B14220"/>
      <w:r/>
      <w:r w:rsidR="00B14220"/>
      <w:r w:rsidR="00B14220"/>
      <w:r w:rsidR="00B14220"/>
      <w:r w:rsidR="00B14220"/>
      <w:r w:rsidR="00B14220"/>
      <w:r w:rsidR="00B14220"/>
      <w:r w:rsidR="00B14220">
        <w:rPr>
          <w:noProof/>
        </w:rPr>
      </w:r>
      <w:r w:rsidR="00B14220"/>
      <w:r/>
      <w:r w:rsidR="00B14220"/>
      <w:r w:rsidR="008A1A74"/>
      <w:r w:rsidR="008A1A74"/>
      <w:r w:rsidR="008A1A74"/>
      <w:r w:rsidR="008A1A74"/>
      <w:r w:rsidR="00B14220"/>
      <w:r w:rsidR="008A1A74">
        <w:rPr>
          <w:noProof/>
        </w:rPr>
      </w:r>
      <w:r w:rsidR="00B14220"/>
      <w:r/>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t xml:space="preserve">Limitations should be noted. First, CKI currently operates at the </w:t>
      </w:r>
      <w:proofErr w:type="spellStart"/>
      <w:r>
        <w:t>pseudobulk</w:t>
      </w:r>
      <w:proofErr w:type="spellEnd"/>
      <w:r>
        <w:t xml:space="preserve"> level</w:t>
      </w:r>
      <w:ins w:id="205" w:author="Microsoft Office User" w:date="2026-07-20T14:21:00Z">
        <w:r w:rsidR="001D660E" w:rsidRPr="008F683B">
          <w:t>, which effectively averages out technical noise but obscures single-cell heterogeneity</w:t>
        </w:r>
      </w:ins>
      <w:r>
        <w:t>; single-cell extensions would need to address sparsity and dropout. Second, the choice of HK gene set influences results; CKI uses data-driven auto-detection (combined detection-rate and CV filtering) as the universal default, with optional HRT Atlas enhancement for human and mouse. Sensitivity analysis showed that CKI results are robust to alternative HK definitions (using the lowest 10% variable genes as a neutral set yielded ω correlations r &gt; 0.95). Third, TCGA analysis was limited to bulk RNA-seq resolution; single-cell or spatial transcriptomic data would enable finer perturbation quantification. Fourth, the brain analysis uses post-mortem tissue; developmental time courses would provide stronger evidence for migration inference.</w:t>
      </w:r>
      <w:r>
        <w:t xml:space="preserve"> Fifth, the 30 Strong migration candidate signals were validated against the developmental neuroscience literature but lack independent experimental confirmation (e.g., lineage tracing or spatial transcriptomics); future work should seek orthogonal experimental validation of these computational predictions.</w:t>
      </w:r>
      <w:r>
        <w:t xml:space="preserve"> Sixth, the bootstrap permutation test uses B = 500 resamples, which provides sufficient power for moderate to large effect sizes but may be underpowered for borderline comparisons. Sensitivity analysis with B = 1,000 and B = 5,000 on a subset of pairs yielded concordant P-value classifications in &gt; 98% of cases; we recommend B ≥ 5,000 for studies requiring fine-grained P-value resolution near the significance threshold.</w:t>
      </w:r>
    </w:p>
    <w:p w14:paraId="36C06CCE" w14:textId="77777777" w:rsidR="005A7441" w:rsidRDefault="00000000">
      <w:pPr>
        <w:spacing w:after="60"/>
      </w:pPr>
      <w: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w:t>
      </w:r>
      <w:r>
        <w:lastRenderedPageBreak/>
        <w:t>cell-type programs across the tree of life). The CKI Python package (v0.3.1) and all analysis notebooks are available at https://github.com/zhanglknt/CKI-cell-type-identification under the MIT License.</w:t>
      </w:r>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t xml:space="preserve">Tabula </w:t>
      </w:r>
      <w:proofErr w:type="spellStart"/>
      <w:r>
        <w:t>Muris</w:t>
      </w:r>
      <w:proofErr w:type="spellEnd"/>
      <w:r>
        <w:t xml:space="preserve"> data: GEO accession GSE109774. Tabula Sapiens data: CZ </w:t>
      </w:r>
      <w:proofErr w:type="spellStart"/>
      <w:r>
        <w:t>CELLxGENE</w:t>
      </w:r>
      <w:proofErr w:type="spellEnd"/>
      <w:r>
        <w:t xml:space="preserve"> Discover (https://cellxgene.cziscience.com/). TCGA data: NCI Genomic Data Commons (https://portal.gdc.cancer.gov/). HRT Atlas (optional human/mouse HK reference): https://www.housekeeping.unicamp.br. Human brain atlas: CZ </w:t>
      </w:r>
      <w:proofErr w:type="spellStart"/>
      <w:r>
        <w:t>CELLxGENE</w:t>
      </w:r>
      <w:proofErr w:type="spellEnd"/>
      <w:r>
        <w:t xml:space="preserve"> Discover (collection ID as referenced in </w: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 </w:instrTex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EN.CITE.DATA </w:instrText>
      </w:r>
      <w:r w:rsidR="00B14220">
        <w:fldChar w:fldCharType="end"/>
      </w:r>
      <w:r w:rsidR="00B14220">
        <w:fldChar w:fldCharType="separate"/>
      </w:r>
      <w:r w:rsidR="00B14220">
        <w:rPr>
          <w:noProof/>
        </w:rPr>
        <w:t>[9]</w:t>
      </w:r>
      <w:r w:rsidR="00B14220">
        <w:fldChar w:fldCharType="end"/>
      </w:r>
      <w:r>
        <w:t xml:space="preserve">). PAM50 centroids: from Parker et al. </w:t>
      </w:r>
      <w:r w:rsidR="00B14220">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 </w:instrText>
      </w:r>
      <w:r w:rsidR="00C34668">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EN.CITE.DATA </w:instrText>
      </w:r>
      <w:r w:rsidR="00C34668">
        <w:fldChar w:fldCharType="end"/>
      </w:r>
      <w:r w:rsidR="00B14220">
        <w:fldChar w:fldCharType="separate"/>
      </w:r>
      <w:r w:rsidR="00C34668">
        <w:rPr>
          <w:noProof/>
        </w:rPr>
        <w:t>[17]</w:t>
      </w:r>
      <w:r w:rsidR="00B14220">
        <w:fldChar w:fldCharType="end"/>
      </w:r>
      <w:r>
        <w:t xml:space="preserve">. </w:t>
      </w:r>
      <w:proofErr w:type="spellStart"/>
      <w:r>
        <w:t>MSigDB</w:t>
      </w:r>
      <w:proofErr w:type="spellEnd"/>
      <w:r>
        <w:t xml:space="preserve"> Hallmark gene sets: from </w:t>
      </w:r>
      <w:proofErr w:type="spellStart"/>
      <w:r>
        <w:t>Liberzon</w:t>
      </w:r>
      <w:proofErr w:type="spellEnd"/>
      <w:r>
        <w:t xml:space="preserve"> et al. </w:t>
      </w:r>
      <w:r w:rsidR="00B14220">
        <w:fldChar w:fldCharType="begin"/>
      </w:r>
      <w:r w:rsidR="00C34668">
        <w:instrText xml:space="preserve"> ADDIN EN.CITE &lt;EndNote&gt;&lt;Cite&gt;&lt;Author&gt;Liberzon&lt;/Author&gt;&lt;Year&gt;2015&lt;/Year&gt;&lt;RecNum&gt;116&lt;/RecNum&gt;&lt;DisplayText&gt;[34]&lt;/DisplayText&gt;&lt;record&gt;&lt;rec-number&gt;116&lt;/rec-number&gt;&lt;foreign-keys&gt;&lt;key app="EN" db-id="r5zatf9e3xse5ce9vdmpwvaeerwrttx055ps" timestamp="1784260729"&gt;116&lt;/key&gt;&lt;/foreign-keys&gt;&lt;ref-type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Syst&lt;/secondary-title&gt;&lt;/titles&gt;&lt;pages&gt;417-425&lt;/pages&gt;&lt;volume&gt;1&lt;/volume&gt;&lt;number&gt;6&lt;/number&gt;&lt;keywords&gt;&lt;keyword&gt;gene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mote-database-name&gt;Publisher&lt;/remote-database-name&gt;&lt;remote-database-provider&gt;NLM&lt;/remote-database-provider&gt;&lt;/record&gt;&lt;/Cite&gt;&lt;/EndNote&gt;</w:instrText>
      </w:r>
      <w:r w:rsidR="00B14220">
        <w:fldChar w:fldCharType="separate"/>
      </w:r>
      <w:r w:rsidR="00C34668">
        <w:rPr>
          <w:noProof/>
        </w:rPr>
        <w:t>[34]</w:t>
      </w:r>
      <w:r w:rsidR="00B14220">
        <w:fldChar w:fldCharType="end"/>
      </w:r>
      <w:r>
        <w:t xml:space="preserve">. The CKI source code (v0.3.1, MIT License) is publicly available at https://github.com/zhanglknt/CKI-cell-type-identification (tag v0.3.1). A permanent archival copy has been deposited </w:t>
      </w:r>
      <w:commentRangeStart w:id="206"/>
      <w:r>
        <w:t xml:space="preserve">at </w:t>
      </w:r>
      <w:proofErr w:type="spellStart"/>
      <w:r>
        <w:t>Zenodo</w:t>
      </w:r>
      <w:proofErr w:type="spellEnd"/>
      <w:r>
        <w:t xml:space="preserve"> (DOI: 10.5281/zenodo.15670808). </w:t>
      </w:r>
      <w:commentRangeEnd w:id="206"/>
      <w:r w:rsidR="004E2E5D">
        <w:rPr>
          <w:rStyle w:val="CommentReference"/>
        </w:rPr>
        <w:commentReference w:id="206"/>
      </w:r>
      <w:r>
        <w:t>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Change w:id="208" w:author="Microsoft Office User" w:date="2026-07-20T14:37:00Z">
            <w:rPr/>
          </w:rPrChange>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ins w:id="209" w:author="Microsoft Office User" w:date="2026-07-13T16:19:00Z">
        <w:r w:rsidR="005B0F08" w:rsidRPr="0052569E">
          <w:t xml:space="preserve">Bootstrap ω values were simulated from a Gamma distribution (shape = 2.5, scale = 1.2, n = 1000). </w:t>
        </w:r>
      </w:ins>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ins w:id="210" w:author="Microsoft Office User" w:date="2026-07-13T16:21:00Z">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ins>
      <w:proofErr w:type="spellStart"/>
      <w:ins w:id="211" w:author="Microsoft Office User" w:date="2026-07-13T16:22:00Z">
        <w:r w:rsidR="005B0F08">
          <w:t>k_f</w:t>
        </w:r>
      </w:ins>
      <w:proofErr w:type="spellEnd"/>
      <w:ins w:id="212" w:author="Microsoft Office User" w:date="2026-07-13T16:21:00Z">
        <w:r w:rsidR="005B0F08" w:rsidRPr="005B0F08">
          <w:t xml:space="preserve"> = </w:t>
        </w:r>
      </w:ins>
      <w:proofErr w:type="spellStart"/>
      <w:ins w:id="213" w:author="Microsoft Office User" w:date="2026-07-13T16:22:00Z">
        <w:r w:rsidR="005B0F08">
          <w:t>k_n</w:t>
        </w:r>
      </w:ins>
      <w:proofErr w:type="spellEnd"/>
      <w:ins w:id="214" w:author="Microsoft Office User" w:date="2026-07-13T16:21:00Z">
        <w:r w:rsidR="005B0F08" w:rsidRPr="005B0F08">
          <w:t xml:space="preserve">. </w:t>
        </w:r>
      </w:ins>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del w:id="216" w:author="Microsoft Office User" w:date="2026-07-20T18:00:00Z">
        <w:r w:rsidDel="00ED320F">
          <w:delText>(</w:delText>
        </w:r>
        <w:r w:rsidR="00573708" w:rsidDel="00ED320F">
          <w:delText>C</w:delText>
        </w:r>
        <w:r w:rsidDel="00ED320F">
          <w:delText>) Spearman correlation between CKI ω and four standard metrics (Cosine, Raw JS, Marker Jaccard, Spearman) on Tabula Muris data. All show negative correlation, confirming ω captures orthogonal information. (</w:delText>
        </w:r>
        <w:r w:rsidR="00573708" w:rsidDel="00ED320F">
          <w:delText>D</w:delText>
        </w:r>
        <w:r w:rsidDel="00ED320F">
          <w:delText>) Pathway enrichment in the k_f component, showing fold change (k_f/k_n) for top enriched pathways. Stars indicate significance: *** P &lt; 0.001, ** P &lt; 0.01, * P &lt; 0.05.</w:delText>
        </w:r>
      </w:del>
    </w:p>
    <w:p w14:paraId="2A76D546" w14:textId="3D2AA883" w:rsidR="005A7441" w:rsidRDefault="00000000">
      <w:pPr>
        <w:spacing w:after="60"/>
      </w:pPr>
      <w:r>
        <w:t>Figure 3. CKI captures independent information. (</w:t>
      </w:r>
      <w:r w:rsidR="00573708">
        <w:t>A</w:t>
      </w:r>
      <w:r>
        <w:t xml:space="preserve">) </w:t>
      </w:r>
      <w:ins w:id="217" w:author="Microsoft Office User" w:date="2026-07-20T21:14:00Z">
        <w:r w:rsidR="00F858C6">
          <w:t xml:space="preserve">ω distribution comparison between mouse (n = 15 shared cell types) and human (n = </w:t>
        </w:r>
      </w:ins>
      <w:ins w:id="218" w:author="Microsoft Office User" w:date="2026-07-20T21:16:00Z">
        <w:r w:rsidR="00F858C6">
          <w:t>2000</w:t>
        </w:r>
      </w:ins>
      <w:ins w:id="219" w:author="Microsoft Office User" w:date="2026-07-20T21:14:00Z">
        <w:r w:rsidR="00F858C6">
          <w:t xml:space="preserve"> pairs).</w:t>
        </w:r>
      </w:ins>
      <w:ins w:id="220" w:author="Microsoft Office User" w:date="2026-07-20T21:15:00Z">
        <w:r w:rsidR="00F858C6" w:rsidRPr="00F858C6">
          <w:t xml:space="preserve"> </w:t>
        </w:r>
        <w:r w:rsidR="00F858C6">
          <w:t>(B)</w:t>
        </w:r>
      </w:ins>
      <w:r>
        <w:t xml:space="preserve">Spearman correlation heatmap of five metrics on n = 4,851 Tabula Sapiens pairs. CKI ω is negatively correlated with all four standard metrics. Standard metrics form a positive cluster. </w:t>
      </w:r>
      <w:del w:id="221" w:author="Microsoft Office User" w:date="2026-07-20T21:19:00Z">
        <w:r w:rsidDel="00722A55">
          <w:delText>(</w:delText>
        </w:r>
        <w:r w:rsidR="00573708" w:rsidDel="00722A55">
          <w:delText>B</w:delText>
        </w:r>
        <w:r w:rsidDel="00722A55">
          <w:delText xml:space="preserve">) Scatter plot of CKI ω vs. k_n (neutral rate) on Tabula Sapiens data (n = 4,851 pairs), colored by same-organ vs. cross-organ pairs, with Spearman r. </w:delText>
        </w:r>
      </w:del>
      <w:r>
        <w:t>(</w:t>
      </w:r>
      <w:r w:rsidR="00573708">
        <w:t>C</w:t>
      </w:r>
      <w:r>
        <w:t xml:space="preserve">) ROC curves for cell-type classification across five metrics on Tabula Sapiens data. </w:t>
      </w:r>
      <w:del w:id="222" w:author="Microsoft Office User" w:date="2026-07-20T21:21:00Z">
        <w:r w:rsidDel="00722A55">
          <w:delText>(</w:delText>
        </w:r>
        <w:r w:rsidR="00573708" w:rsidDel="00722A55">
          <w:delText>D</w:delText>
        </w:r>
        <w:r w:rsidDel="00722A55">
          <w:delText>)</w:delText>
        </w:r>
      </w:del>
      <w:ins w:id="223" w:author="Microsoft Office User" w:date="2026-07-20T21:21:00Z">
        <w:r w:rsidR="00722A55" w:rsidRPr="00722A55">
          <w:t xml:space="preserve"> </w:t>
        </w:r>
        <w:r w:rsidR="00722A55">
          <w:t>(D)</w:t>
        </w:r>
      </w:ins>
      <w:del w:id="224" w:author="Microsoft Office User" w:date="2026-07-20T21:20:00Z">
        <w:r w:rsidDel="00722A55">
          <w:delText xml:space="preserve"> ω by comparison category: C (same cell type), S (same sub-organ), D (different cell type, same organ), X (cross-organ). Box plots show log10(ω) distribution. (</w:delText>
        </w:r>
        <w:r w:rsidR="00573708" w:rsidDel="00722A55">
          <w:delText>E</w:delText>
        </w:r>
        <w:r w:rsidDel="00722A55">
          <w:delText xml:space="preserve">) </w:delText>
        </w:r>
      </w:del>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FF0000"/>
          <w:rPrChange w:id="226" w:author="Microsoft Office User" w:date="2026-07-15T15:12:00Z">
            <w:rPr/>
          </w:rPrChange>
        </w:rPr>
      </w:pPr>
      <w:r>
        <w:t>Figure 5. Cross-organ cell-type conservation. (A) Cross-organ ω heatmap for same cell types appearing in multiple organs, showing systematic variation across organ pairs. (B) Same-cell-type cross-organ ω values (S category, n = 59 pairs) compared against different-cell-type same-organ ω values (D category, n = 1,038 pairs). (C) Cross-organ ω gradient (mean ± SD) showing systematic variation across organ pairs. (D) CKI ω vs. standard distance metrics for same-cell-type cross-organ comparisons, demonstrating CKI captures functional specialization invisible to global distance measures.</w:t>
      </w:r>
      <w:r w:rsidR="00573708"/>
      <w:r/>
      <w:ins w:id="227" w:author="Microsoft Office User" w:date="2026-07-21T15:56:00Z">
        <w:r w:rsidR="00E95556" w:rsidRPr="00E95556">
          <w:t xml:space="preserve"> Ranking of 38 cell types by mean pairwise ω across six organs (color-coded). Low ω indicates functional constraint; high ω indicates lability</w:t>
        </w:r>
      </w:ins>
      <w:del w:id="228" w:author="Microsoft Office User" w:date="2026-07-21T15:56:00Z">
        <w:r w:rsidDel="00E95556">
          <w:delText xml:space="preserve"> CKI ω ranking of 38 shared cell types between human and </w:delText>
        </w:r>
        <w:commentRangeStart w:id="229"/>
        <w:r w:rsidDel="00E95556">
          <w:delText>mouse</w:delText>
        </w:r>
        <w:commentRangeEnd w:id="229"/>
        <w:r w:rsidR="00F7390D" w:rsidDel="00E95556">
          <w:rPr>
            <w:rStyle w:val="CommentReference"/>
          </w:rPr>
          <w:commentReference w:id="229"/>
        </w:r>
      </w:del>
      <w:r/>
      <w:del w:id="230" w:author="Microsoft Office User" w:date="2026-07-21T09:18:00Z">
        <w:r w:rsidDel="00F7390D">
          <w:delText xml:space="preserve">Immune cells (macrophage, T cells) rank lowest; structural cells (erythrocyte, endothelial) rank highest. </w:delText>
        </w:r>
      </w:del>
      <w:r/>
      <w:r w:rsidR="00573708"/>
      <w:r/>
      <w:ins w:id="231" w:author="Microsoft Office User" w:date="2026-07-21T15:57:00Z">
        <w:r w:rsidR="00755C84" w:rsidRPr="00755C84">
          <w:t>Global distribution of 1,406 pairwise ω values. The right tail reflects widespread functional divergence.</w:t>
        </w:r>
      </w:ins>
      <w:del w:id="232" w:author="Microsoft Office User" w:date="2026-07-21T15:57:00Z">
        <w:r w:rsidDel="00755C84">
          <w:delText>ω distribution across all cell-type pairs, showing conserved vs. variable cell types.</w:delText>
        </w:r>
      </w:del>
      <w:r/>
      <w:r w:rsidR="00573708"/>
      <w:r/>
      <w:del w:id="233" w:author="Microsoft Office User" w:date="2026-07-21T15:59:00Z">
        <w:r w:rsidRPr="00E91539" w:rsidDel="00755C84">
          <w:rPr>
            <w:color w:val="FF0000"/>
            <w:rPrChange w:id="234" w:author="Microsoft Office User" w:date="2026-07-15T15:12:00Z">
              <w:rPr/>
            </w:rPrChange>
          </w:rPr>
          <w:delText>(</w:delText>
        </w:r>
        <w:r w:rsidR="00573708" w:rsidDel="00755C84">
          <w:rPr>
            <w:color w:val="FF0000"/>
          </w:rPr>
          <w:delText>D</w:delText>
        </w:r>
        <w:r w:rsidRPr="00E91539" w:rsidDel="00755C84">
          <w:rPr>
            <w:color w:val="FF0000"/>
            <w:rPrChange w:id="235" w:author="Microsoft Office User" w:date="2026-07-15T15:12:00Z">
              <w:rPr/>
            </w:rPrChange>
          </w:rPr>
          <w:delText xml:space="preserve">) Table of top conservative cell-type pairs with the lowest cross-organ ω </w:delText>
        </w:r>
        <w:commentRangeStart w:id="236"/>
        <w:r w:rsidRPr="00E91539" w:rsidDel="00755C84">
          <w:rPr>
            <w:color w:val="FF0000"/>
            <w:rPrChange w:id="237" w:author="Microsoft Office User" w:date="2026-07-15T15:12:00Z">
              <w:rPr/>
            </w:rPrChange>
          </w:rPr>
          <w:delText>values</w:delText>
        </w:r>
        <w:commentRangeEnd w:id="236"/>
        <w:r w:rsidR="00E91539" w:rsidDel="00755C84">
          <w:rPr>
            <w:rStyle w:val="CommentReference"/>
          </w:rPr>
          <w:commentReference w:id="236"/>
        </w:r>
        <w:r w:rsidRPr="00E91539" w:rsidDel="00755C84">
          <w:rPr>
            <w:color w:val="FF0000"/>
            <w:rPrChange w:id="238" w:author="Microsoft Office User" w:date="2026-07-15T15:12:00Z">
              <w:rPr/>
            </w:rPrChange>
          </w:rPr>
          <w:delText>.</w:delText>
        </w:r>
      </w:del>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ins w:id="240" w:author="Microsoft Office User" w:date="2026-07-20T18:12:00Z"/>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del w:id="241" w:author="Microsoft Office User" w:date="2026-07-20T16:01:00Z">
        <w:r w:rsidDel="00906E1D">
          <w:delText xml:space="preserve">300 </w:delText>
        </w:r>
      </w:del>
      <w:ins w:id="242" w:author="Microsoft Office User" w:date="2026-07-20T16:01:00Z">
        <w:r w:rsidR="00906E1D">
          <w:t xml:space="preserve">1000 </w:t>
        </w:r>
      </w:ins>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ins w:id="243" w:author="Microsoft Office User" w:date="2026-07-20T18:12:00Z"/>
          <w:lang w:eastAsia="zh-CN"/>
        </w:rPr>
      </w:pPr>
      <w:ins w:id="244" w:author="Microsoft Office User" w:date="2026-07-20T18:12:00Z">
        <w:r>
          <w:rPr>
            <w:rFonts w:ascii="Microsoft YaHei" w:eastAsia="Microsoft YaHei" w:hAnsi="Microsoft YaHei" w:cs="Microsoft YaHei" w:hint="eastAsia"/>
            <w:lang w:eastAsia="zh-CN"/>
          </w:rPr>
          <w:t>删除了</w:t>
        </w:r>
      </w:ins>
      <w:ins w:id="245" w:author="Microsoft Office User" w:date="2026-07-21T16:02:00Z">
        <w:r w:rsidR="008A5749">
          <w:rPr>
            <w:rFonts w:ascii="Microsoft YaHei" w:eastAsia="Microsoft YaHei" w:hAnsi="Microsoft YaHei" w:cs="Microsoft YaHei" w:hint="eastAsia"/>
            <w:lang w:eastAsia="zh-CN"/>
          </w:rPr>
          <w:t>原</w:t>
        </w:r>
      </w:ins>
      <w:ins w:id="246" w:author="Microsoft Office User" w:date="2026-07-20T18:13:00Z">
        <w:r>
          <w:t>Supplementary Figure S2</w:t>
        </w:r>
        <w:r>
          <w:rPr>
            <w:rFonts w:hint="eastAsia"/>
            <w:lang w:eastAsia="zh-CN"/>
          </w:rPr>
          <w:t>，因为正文中没有</w:t>
        </w:r>
      </w:ins>
      <w:ins w:id="247" w:author="Microsoft Office User" w:date="2026-07-21T18:35:00Z">
        <w:r w:rsidR="00E750A4">
          <w:rPr>
            <w:rFonts w:hint="eastAsia"/>
            <w:lang w:eastAsia="zh-CN"/>
          </w:rPr>
          <w:t>相关</w:t>
        </w:r>
      </w:ins>
      <w:ins w:id="248" w:author="Microsoft Office User" w:date="2026-07-20T18:13:00Z">
        <w:r>
          <w:rPr>
            <w:rFonts w:hint="eastAsia"/>
            <w:lang w:eastAsia="zh-CN"/>
          </w:rPr>
          <w:t>的比较分析</w:t>
        </w:r>
      </w:ins>
    </w:p>
    <w:p w14:paraId="0B60EF18" w14:textId="77777777" w:rsidR="00DD0F8C" w:rsidRDefault="00DD0F8C">
      <w:pPr>
        <w:spacing w:after="60"/>
      </w:pPr>
    </w:p>
    <w:p w14:paraId="55081417" w14:textId="6D2CBDBE" w:rsidR="005A7441" w:rsidDel="00DD0F8C" w:rsidRDefault="00000000">
      <w:pPr>
        <w:spacing w:after="60"/>
        <w:rPr>
          <w:del w:id="249" w:author="Microsoft Office User" w:date="2026-07-20T18:12:00Z"/>
        </w:rPr>
      </w:pPr>
      <w:del w:id="250" w:author="Microsoft Office User" w:date="2026-07-20T18:12:00Z">
        <w:r w:rsidDel="00DD0F8C">
          <w:delText>Supplementary Figure S2. Cross-species validation details. (</w:delText>
        </w:r>
        <w:r w:rsidR="00BC1C7A" w:rsidDel="00DD0F8C">
          <w:delText>A</w:delText>
        </w:r>
        <w:r w:rsidDel="00DD0F8C">
          <w:delText>) Cross-species ω conservation: scatter plot of human vs. mouse ω for shared cell types, with Spearman r and P-value. (</w:delText>
        </w:r>
        <w:r w:rsidR="00BC1C7A" w:rsidDel="00DD0F8C">
          <w:delText>B</w:delText>
        </w:r>
        <w:r w:rsidDel="00DD0F8C">
          <w:delText>) HK gene set detection stability: overlap between human and mouse HK gene sets detected by the combined criterion. (</w:delText>
        </w:r>
        <w:r w:rsidR="00BC1C7A" w:rsidDel="00DD0F8C">
          <w:delText>C</w:delText>
        </w:r>
        <w:r w:rsidDel="00DD0F8C">
          <w:delText xml:space="preserve">) ω distribution comparison between mouse (n = 15 shared cell types) and human (n = </w:delText>
        </w:r>
        <w:commentRangeStart w:id="251"/>
        <w:r w:rsidDel="00DD0F8C">
          <w:delText xml:space="preserve">4,851 </w:delText>
        </w:r>
        <w:commentRangeEnd w:id="251"/>
        <w:r w:rsidR="000E1EF5" w:rsidDel="00DD0F8C">
          <w:rPr>
            <w:rStyle w:val="CommentReference"/>
          </w:rPr>
          <w:commentReference w:id="251"/>
        </w:r>
        <w:commentRangeStart w:id="252"/>
        <w:r w:rsidDel="00DD0F8C">
          <w:delText>pairs)</w:delText>
        </w:r>
        <w:commentRangeEnd w:id="252"/>
        <w:r w:rsidR="000E1EF5" w:rsidDel="00DD0F8C">
          <w:rPr>
            <w:rStyle w:val="CommentReference"/>
          </w:rPr>
          <w:commentReference w:id="252"/>
        </w:r>
        <w:r w:rsidDel="00DD0F8C">
          <w:delText>.</w:delText>
        </w:r>
      </w:del>
    </w:p>
    <w:p w14:paraId="31F79B49" w14:textId="3A1C8374" w:rsidR="005A7441" w:rsidRDefault="00000000">
      <w:pPr>
        <w:spacing w:after="60"/>
      </w:pPr>
      <w:r>
        <w:t>Supplementary Figure S2. TCGA per-cancer matrices. Pairwise ω matrices for five cancer types (BRCA, KIRC, LIHC, LUAD, LUSC) showing tissue-level transcriptomic divergence structure within each cancer cohort.</w:t>
      </w:r>
      <w:ins w:id="253" w:author="Microsoft Office User" w:date="2026-07-20T18:13:00Z">
        <w:r w:rsidR="00D15B6B">
          <w:t>2</w:t>
        </w:r>
      </w:ins>
      <w:del w:id="254" w:author="Microsoft Office User" w:date="2026-07-20T18:13:00Z">
        <w:r w:rsidDel="00D15B6B">
          <w:delText>3</w:delText>
        </w:r>
      </w:del>
      <w:r/>
      <w:ins w:id="255" w:author="Microsoft Office User" w:date="2026-07-16T17:50:00Z">
        <w:r w:rsidR="00960019">
          <w:t xml:space="preserve"> </w:t>
        </w:r>
      </w:ins>
      <w:del w:id="256" w:author="Microsoft Office User" w:date="2026-07-16T17:50:00Z">
        <w:r w:rsidDel="00960019">
          <w:delText xml:space="preserve"> </w:delText>
        </w:r>
      </w:del>
      <w:ins w:id="257" w:author="Microsoft Office User" w:date="2026-07-16T17:50:00Z">
        <w:r w:rsidR="00960019">
          <w:t>LUSC</w:t>
        </w:r>
      </w:ins>
      <w:del w:id="258" w:author="Microsoft Office User" w:date="2026-07-16T17:50:00Z">
        <w:r w:rsidDel="00960019">
          <w:delText>COAD, HNSC</w:delText>
        </w:r>
      </w:del>
      <w:r/>
    </w:p>
    <w:p>
      <w:pPr>
        <w:spacing w:after="60"/>
      </w:pPr>
      <w:r>
        <w:t xml:space="preserve">Supplementary Figure S3. Distribution of pairwise CKI ω values. (A) Histogram of all 4,851 Tabula Sapiens cell-type pair ω values, showing a right-skewed distribution (median 13.81, range 1.10–58.69). (B) log10-transformed ω distribution for improved visualization of the lower range. (C) Cumulative distribution function of ω values, showing that 50% of pairs have ω &lt; 13.81 and 90% have ω &lt; 30.</w:t>
      </w:r>
    </w:p>
    <w:p w14:paraId="030D0CB3" w14:textId="0D1BA706" w:rsidR="005A7441" w:rsidDel="00F95F74" w:rsidRDefault="00F95F74">
      <w:pPr>
        <w:spacing w:after="60"/>
        <w:rPr>
          <w:del w:id="259" w:author="Microsoft Office User" w:date="2026-07-20T21:25:00Z"/>
        </w:rPr>
      </w:pPr>
      <w:ins w:id="260" w:author="Microsoft Office User" w:date="2026-07-20T21:25:00Z">
        <w:r>
          <w:rPr>
            <w:rFonts w:ascii="Microsoft YaHei" w:eastAsia="Microsoft YaHei" w:hAnsi="Microsoft YaHei" w:cs="Microsoft YaHei" w:hint="eastAsia"/>
            <w:lang w:eastAsia="zh-CN"/>
          </w:rPr>
          <w:t>删除了</w:t>
        </w:r>
      </w:ins>
      <w:ins w:id="261" w:author="Microsoft Office User" w:date="2026-07-21T16:02:00Z">
        <w:r w:rsidR="008A5749">
          <w:rPr>
            <w:rFonts w:ascii="Microsoft YaHei" w:eastAsia="Microsoft YaHei" w:hAnsi="Microsoft YaHei" w:cs="Microsoft YaHei" w:hint="eastAsia"/>
            <w:lang w:eastAsia="zh-CN"/>
          </w:rPr>
          <w:t>原</w:t>
        </w:r>
      </w:ins>
      <w:del w:id="262" w:author="Microsoft Office User" w:date="2026-07-20T21:25:00Z">
        <w:r w:rsidDel="00F95F74">
          <w:delText>Supplementary Figure S4. Method comparison performance. ROC-AUC bar plot for cell-type classification across five metrics.</w:delText>
        </w:r>
      </w:del>
    </w:p>
    <w:p w14:paraId="6CEA7344" w14:textId="5C4D7C79" w:rsidR="00F95F74" w:rsidRDefault="00F95F74">
      <w:pPr>
        <w:spacing w:after="60"/>
        <w:rPr>
          <w:ins w:id="263" w:author="Microsoft Office User" w:date="2026-07-20T21:25:00Z"/>
          <w:lang w:eastAsia="zh-CN"/>
        </w:rPr>
      </w:pPr>
      <w:ins w:id="264" w:author="Microsoft Office User" w:date="2026-07-20T21:25:00Z">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ins>
    </w:p>
    <w:p w14:paraId="26ACE5F4" w14:textId="168659AC" w:rsidR="005A7441" w:rsidDel="00D15B6B" w:rsidRDefault="00000000">
      <w:pPr>
        <w:spacing w:after="60"/>
        <w:rPr>
          <w:del w:id="265" w:author="Microsoft Office User" w:date="2026-07-20T18:14:00Z"/>
        </w:rPr>
      </w:pPr>
      <w:del w:id="266" w:author="Microsoft Office User" w:date="2026-07-20T18:14:00Z">
        <w:r w:rsidDel="00D15B6B">
          <w:delText>S</w:delText>
        </w:r>
        <w:r w:rsidRPr="00BC1C7A" w:rsidDel="00D15B6B">
          <w:rPr>
            <w:color w:val="FF0000"/>
          </w:rPr>
          <w:delText>upplementary Figure S5. Cross-organ conservation raw data. Complete table of 59 same-CT cross-organ pairs (Supplementary Table S2).</w:delText>
        </w:r>
      </w:del>
    </w:p>
    <w:p w14:paraId="267A58BC" w14:textId="482E846E" w:rsidR="00D15B6B" w:rsidRDefault="00D15B6B">
      <w:pPr>
        <w:spacing w:after="60"/>
        <w:rPr>
          <w:ins w:id="267" w:author="Microsoft Office User" w:date="2026-07-20T18:14:00Z"/>
        </w:rPr>
      </w:pPr>
      <w:ins w:id="268" w:author="Microsoft Office User" w:date="2026-07-20T18:14:00Z">
        <w:r>
          <w:rPr>
            <w:rFonts w:ascii="Microsoft YaHei" w:eastAsia="Microsoft YaHei" w:hAnsi="Microsoft YaHei" w:cs="Microsoft YaHei" w:hint="eastAsia"/>
            <w:lang w:eastAsia="zh-CN"/>
          </w:rPr>
          <w:t>删除了</w:t>
        </w:r>
      </w:ins>
      <w:ins w:id="269" w:author="Microsoft Office User" w:date="2026-07-21T16:02:00Z">
        <w:r w:rsidR="008A5749">
          <w:rPr>
            <w:rFonts w:ascii="Microsoft YaHei" w:eastAsia="Microsoft YaHei" w:hAnsi="Microsoft YaHei" w:cs="Microsoft YaHei" w:hint="eastAsia"/>
            <w:lang w:eastAsia="zh-CN"/>
          </w:rPr>
          <w:t>原</w:t>
        </w:r>
      </w:ins>
      <w:ins w:id="270" w:author="Microsoft Office User" w:date="2026-07-20T18:14:00Z">
        <w:r>
          <w:t>Supplementary Figure S5</w:t>
        </w:r>
        <w:r>
          <w:rPr>
            <w:rFonts w:hint="eastAsia"/>
            <w:lang w:eastAsia="zh-CN"/>
          </w:rPr>
          <w:t>，因为是一个表格</w:t>
        </w:r>
      </w:ins>
    </w:p>
    <w:p w14:paraId="1D0FB623" w14:textId="6ECC0FC9" w:rsidR="00D15B6B" w:rsidRPr="00BC1C7A" w:rsidRDefault="008A5749">
      <w:pPr>
        <w:spacing w:after="60"/>
        <w:rPr>
          <w:ins w:id="271" w:author="Microsoft Office User" w:date="2026-07-20T18:14:00Z"/>
          <w:color w:val="FF0000"/>
        </w:rPr>
      </w:pPr>
      <w:ins w:id="272" w:author="Microsoft Office User" w:date="2026-07-21T15:59:00Z">
        <w:r>
          <w:t xml:space="preserve">Supplementary Figure S3. </w:t>
        </w:r>
      </w:ins>
      <w:ins w:id="273" w:author="Microsoft Office User" w:date="2026-07-21T16:01:00Z">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ins>
    </w:p>
    <w:p w14:paraId="51FE7A96" w14:textId="2365F459"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Global ω distribution across all non-neuronal cell classes. </w:t>
      </w:r>
      <w:ins w:id="274" w:author="Microsoft Office User" w:date="2026-07-21T16:01:00Z">
        <w:r w:rsidR="008A5749">
          <w:t>4</w:t>
        </w:r>
      </w:ins>
      <w:del w:id="275" w:author="Microsoft Office User" w:date="2026-07-21T16:01:00Z">
        <w:r w:rsidDel="008A5749">
          <w:delText>6</w:delText>
        </w:r>
      </w:del>
      <w:r/>
      <w:r w:rsidR="00BC1C7A"/>
      <w:r/>
      <w:r w:rsidR="00BC1C7A"/>
      <w:r/>
      <w:proofErr w:type="spellStart"/>
      <w:r/>
      <w:proofErr w:type="spellEnd"/>
      <w:r/>
      <w:proofErr w:type="spellStart"/>
      <w:r/>
      <w:proofErr w:type="spellEnd"/>
      <w:r/>
      <w:proofErr w:type="spellStart"/>
      <w:r/>
      <w:commentRangeStart w:id="276"/>
      <w:r/>
      <w:commentRangeEnd w:id="276"/>
      <w:proofErr w:type="spellEnd"/>
      <w:r w:rsidR="00CE2AC9">
        <w:rPr>
          <w:rStyle w:val="CommentReference"/>
        </w:rPr>
      </w:r>
      <w:r/>
      <w:r w:rsidR="00BC1C7A"/>
      <w:r/>
      <w:ins w:id="277" w:author="Microsoft Office User" w:date="2026-07-21T16:51:00Z">
        <w:r w:rsidR="00CE2AC9">
          <w:t xml:space="preserve">Mean CKI </w:t>
        </w:r>
      </w:ins>
      <w:ins w:id="278" w:author="Microsoft Office User" w:date="2026-07-21T16:50:00Z">
        <w:r w:rsidR="00CE2AC9" w:rsidRPr="00CE2AC9">
          <w:t>ω is significantly positively correlated with the number of brain regions (Spearman r = 0.74, p = 0.015), indicating that cell types spanning more regions tend to exhibit higher functional divergence.</w:t>
        </w:r>
        <w:r w:rsidR="00CE2AC9" w:rsidRPr="00CE2AC9" w:rsidDel="00CE2AC9">
          <w:t xml:space="preserve"> </w:t>
        </w:r>
      </w:ins>
      <w:del w:id="279" w:author="Microsoft Office User" w:date="2026-07-21T16:43:00Z">
        <w:r w:rsidDel="00CE2AC9">
          <w:delText>ω vs. number of regions (n_regions) per cell type, showing no significant correlation, ruling out sampling bias. (</w:delText>
        </w:r>
        <w:r w:rsidR="00BC1C7A" w:rsidDel="00CE2AC9">
          <w:delText>D</w:delText>
        </w:r>
        <w:r w:rsidDel="00CE2AC9">
          <w:delText>) Region-region ω matrix for astrocytes across brain regions, with hierarchical clustering. (</w:delText>
        </w:r>
        <w:r w:rsidR="00BC1C7A" w:rsidDel="00CE2AC9">
          <w:delText>E</w:delText>
        </w:r>
        <w:r w:rsidDel="00CE2AC9">
          <w:delText>) Top migration candidates by tier (Strong, Moderate, Weak), ranked by multiplicative residual.</w:delText>
        </w:r>
      </w:del>
    </w:p>
    <w:p w14:paraId="2AB1BF22" w14:textId="02EFEBAF"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ins w:id="280" w:author="Microsoft Office User" w:date="2026-07-21T16:01:00Z">
        <w:r w:rsidR="008A5749">
          <w:t>5</w:t>
        </w:r>
      </w:ins>
      <w:del w:id="281" w:author="Microsoft Office User" w:date="2026-07-21T16:01:00Z">
        <w:r w:rsidDel="008A5749">
          <w:delText>7</w:delText>
        </w:r>
      </w:del>
      <w:r/>
      <w:r w:rsidR="00BC1C7A"/>
      <w:r/>
      <w:r w:rsidR="00BC1C7A"/>
      <w:r/>
      <w:r w:rsidR="00BC1C7A"/>
      <w:r/>
      <w:del w:id="282" w:author="Microsoft Office User" w:date="2026-07-21T17:27:00Z">
        <w:r w:rsidDel="007026B8">
          <w:delText>: DO (developmental origin), CR (colonization route), DS (developmental specification), or PM (postnatal migration)</w:delText>
        </w:r>
      </w:del>
      <w:r/>
      <w:r w:rsidR="00BC1C7A"/>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pPr>
        <w:pStyle w:val="EndNoteBibliography"/>
        <w:ind w:left="720" w:hanging="720"/>
        <w:rPr>
          <w:noProof/>
        </w:rPr>
      </w:pPr>
      <w:r>
        <w:rPr>
          <w:noProof/>
        </w:rPr>
        <w:t xml:space="preserve">35.	Domínguez Conde C, Xu C, Jarvis LB et al. Cross-tissue immune cell analysis reveals tissue-specific features in humans. Science 2022;376: eabl5197. https://doi.org/10.1126/science.abl5197</w:t>
      </w:r>
    </w:p>
    <w:p>
      <w:pPr>
        <w:pStyle w:val="EndNoteBibliography"/>
        <w:ind w:left="720" w:hanging="720"/>
        <w:rPr>
          <w:noProof/>
        </w:rPr>
      </w:pPr>
      <w:r>
        <w:rPr>
          <w:noProof/>
        </w:rPr>
        <w:t xml:space="preserve">36.	Lotfollahi M, Naghipourfar M, Theis FJ et al. Conditional out-of-distribution generation for unpaired data using transfer VAE. Bioinformatics 2020;36: Suppl_2:i662-i670. https://doi.org/10.1093/bioinformatics/btaa800</w:t>
      </w:r>
    </w:p>
    <w:p>
      <w:pPr>
        <w:pStyle w:val="EndNoteBibliography"/>
        <w:ind w:left="720" w:hanging="720"/>
        <w:rPr>
          <w:noProof/>
        </w:rPr>
      </w:pPr>
      <w:r>
        <w:rPr>
          <w:noProof/>
        </w:rPr>
        <w:t xml:space="preserve">37.	Zou Z, Long J, Zhang T et al. Transcriptional drift in aging and disease. Nat Aging 2022;2: 829-846. https://doi.org/10.1038/s43587-022-00275-3</w:t>
      </w:r>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605E5C"/>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