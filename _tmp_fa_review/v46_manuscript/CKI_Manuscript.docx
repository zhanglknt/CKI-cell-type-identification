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C1381" w14:textId="77777777" w:rsidR="002548F6" w:rsidRDefault="00000000">
      <w:pPr>
        <w:pStyle w:val="Title"/>
        <w:jc w:val="center"/>
      </w:pPr>
      <w:r>
        <w:rPr>
          <w:rFonts w:ascii="Arial" w:hAnsi="Arial"/>
          <w:b/>
          <w:color w:val="000000"/>
          <w:sz w:val="32"/>
        </w:rPr>
        <w:t>CKI: a Ka/Ks-inspired index for quantifying functional cell-type divergence in single-cell transcriptomics</w:t>
      </w:r>
    </w:p>
    <w:p w14:paraId="6E05328C" w14:textId="77777777" w:rsidR="002548F6" w:rsidRDefault="00000000">
      <w:pPr>
        <w:jc w:val="center"/>
      </w:pPr>
      <w:r>
        <w:rPr>
          <w:sz w:val="28"/>
        </w:rPr>
        <w:t>Xianming Wu</w:t>
      </w:r>
      <w:r>
        <w:rPr>
          <w:vertAlign w:val="superscript"/>
        </w:rPr>
        <w:t>1</w:t>
      </w:r>
      <w:r>
        <w:t xml:space="preserve">, </w:t>
      </w:r>
      <w:r>
        <w:rPr>
          <w:sz w:val="28"/>
        </w:rPr>
        <w:t>Li Zhang</w:t>
      </w:r>
      <w:r>
        <w:rPr>
          <w:vertAlign w:val="superscript"/>
        </w:rPr>
        <w:t>1,2 *</w:t>
      </w:r>
    </w:p>
    <w:p w14:paraId="58711A45" w14:textId="77777777" w:rsidR="002548F6" w:rsidRDefault="00000000">
      <w:pPr>
        <w:jc w:val="center"/>
      </w:pPr>
      <w:r>
        <w:rPr>
          <w:sz w:val="20"/>
          <w:vertAlign w:val="superscript"/>
        </w:rPr>
        <w:t>1</w:t>
      </w:r>
      <w:r>
        <w:rPr>
          <w:sz w:val="20"/>
        </w:rPr>
        <w:t>Chinese Institute for Brain Research, Beijing, China</w:t>
      </w:r>
    </w:p>
    <w:p w14:paraId="0609BB30" w14:textId="77777777" w:rsidR="002548F6" w:rsidRDefault="00000000">
      <w:pPr>
        <w:jc w:val="center"/>
      </w:pPr>
      <w:r>
        <w:rPr>
          <w:sz w:val="20"/>
          <w:vertAlign w:val="superscript"/>
        </w:rPr>
        <w:t>2</w:t>
      </w:r>
      <w:r>
        <w:rPr>
          <w:sz w:val="20"/>
        </w:rPr>
        <w:t>Institute of Blood Transfusion, Chinese Academy of Medical Sciences &amp; Peking Union Medical College, Chengdu, China</w:t>
      </w:r>
    </w:p>
    <w:p w14:paraId="3E5EC60D" w14:textId="77777777" w:rsidR="002548F6" w:rsidRDefault="00000000">
      <w:pPr>
        <w:jc w:val="center"/>
      </w:pPr>
      <w:r>
        <w:rPr>
          <w:sz w:val="20"/>
        </w:rPr>
        <w:t>* To whom correspondence should be addressed. Email: knightz@pumc.edu.cn</w:t>
      </w:r>
    </w:p>
    <w:p w14:paraId="54E0C19B" w14:textId="77777777" w:rsidR="002548F6" w:rsidRDefault="00000000">
      <w:pPr>
        <w:jc w:val="center"/>
      </w:pPr>
      <w:r>
        <w:t>ORCID: Li Zhang 0000-0002-0698-0754</w:t>
      </w:r>
    </w:p>
    <w:p w14:paraId="4D702BD4" w14:textId="77777777" w:rsidR="002548F6" w:rsidRDefault="00000000">
      <w:pPr>
        <w:pStyle w:val="Heading1"/>
        <w:spacing w:before="420" w:after="160"/>
      </w:pPr>
      <w:r>
        <w:rPr>
          <w:rFonts w:ascii="Arial" w:hAnsi="Arial"/>
          <w:color w:val="000000"/>
        </w:rPr>
        <w:t>Abstract</w:t>
      </w:r>
    </w:p>
    <w:p w14:paraId="634E39A8" w14:textId="77777777" w:rsidR="002548F6" w:rsidRDefault="00000000">
      <w:pPr>
        <w:spacing w:after="80"/>
      </w:pPr>
      <w:r>
        <w:rPr>
          <w:b/>
        </w:rPr>
        <w:t xml:space="preserve">Background. </w:t>
      </w:r>
      <w:r>
        <w:t>Standard distance metrics conflate baseline variation with functional adaptation in single-cell genomics. Inspired by the Ka/Ks ratio, CKI (Cell-type Ka/Ks-inspired Index) decomposes divergence into a baseline rate k_n (housekeeping genes) and a functional rate k_f (identity genes); ω = k_f/k_n quantifies baseline-normalized functional divergence.</w:t>
      </w:r>
    </w:p>
    <w:p w14:paraId="4B06D379" w14:textId="77777777" w:rsidR="002548F6" w:rsidRDefault="00000000">
      <w:pPr>
        <w:spacing w:after="80"/>
      </w:pPr>
      <w:r>
        <w:rPr>
          <w:b/>
        </w:rPr>
        <w:t xml:space="preserve">Results. </w:t>
      </w:r>
      <w:r>
        <w:t>In ground-truth simulation, ω alone rejected neutral housekeeping drift (false-positive rate 0.00, versus 0.55–0.58 for raw JS and cosine) and ranked first for functional-versus-neutral discrimination (AUC = 0.80), at the cost of bounded power and blindness to anchor-located signal; the low false-positive rate is no anchoring artifact, staying ≤ 0.067 under expression-matched non-housekeeping drift (raw JS and cosine at moderate-to-strong drift: 0.81–1.00). We evaluated CKI on mouse, human, pan-cancer (TCGA; exploratory), and brain datasets. Calibration established an equivalent-population baseline (ω = 7.70, 95% CI [7.37, 8.02]). CKI ω correlated negatively with all standard distance metrics (Spearman r = −0.36 to −0.46), partly a k_n-denominator artifact. Brain analysis indicated a 6.10-fold regional differentiation gradient across 10 non-neuronal classes—an upper bound inflated by class-size imbalance (equal-n downsampling: 1.74 [1.64, 1.84])—predominantly k_n-driven (3.21-fold k_n versus 2.03-fold k_f); under a block-shuffle null, four of ten classes showed significant regional structure (three after FDR correction), but no pair survived correction. Per-pair gene selection inflates k_f (median 1.6-fold) but preserves rankings (ρ ≈ 0.92).</w:t>
      </w:r>
    </w:p>
    <w:p w14:paraId="5FEBA2F2" w14:textId="77777777" w:rsidR="002548F6" w:rsidRDefault="00000000">
      <w:pPr>
        <w:spacing w:after="80"/>
      </w:pPr>
      <w:r>
        <w:rPr>
          <w:b/>
        </w:rPr>
        <w:t xml:space="preserve">Conclusions. </w:t>
      </w:r>
      <w:r>
        <w:t>CKI provides an interpretable, baseline-normalized index of cell-state divergence whose rankings are robust to gene-panel choice, with a practical window of ~50–200 cells per donor per condition, and is freely available as an open-source package.</w:t>
      </w:r>
    </w:p>
    <w:p w14:paraId="6DD6FD85" w14:textId="77777777" w:rsidR="002548F6" w:rsidRDefault="00000000">
      <w:pPr>
        <w:jc w:val="center"/>
      </w:pPr>
      <w:r>
        <w:rPr>
          <w:sz w:val="20"/>
        </w:rPr>
        <w:t>Keywords: cell-state divergence, housekeeping genes, Jensen-Shannon decomposition, baseline-normalized divergence, single-cell genomics</w:t>
      </w:r>
    </w:p>
    <w:p w14:paraId="6BC8CED3" w14:textId="77777777" w:rsidR="002548F6" w:rsidRDefault="00000000">
      <w:pPr>
        <w:pStyle w:val="Heading1"/>
        <w:spacing w:before="420" w:after="160"/>
      </w:pPr>
      <w:r>
        <w:rPr>
          <w:rFonts w:ascii="Arial" w:hAnsi="Arial"/>
          <w:color w:val="000000"/>
        </w:rPr>
        <w:t>Background</w:t>
      </w:r>
    </w:p>
    <w:p w14:paraId="11B36A11" w14:textId="77777777" w:rsidR="002548F6" w:rsidRDefault="00000000">
      <w:pPr>
        <w:spacing w:after="80"/>
      </w:pPr>
      <w: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14:paraId="2AF8D9EE" w14:textId="77777777" w:rsidR="002548F6" w:rsidRDefault="00000000">
      <w:pPr>
        <w:spacing w:after="80"/>
      </w:pPr>
      <w:r>
        <w:lastRenderedPageBreak/>
        <w:t>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[1], where donor- and batch-level variation often dominates over cell-type identity. Methods such as Harmony [2], scVI [3], and SATURN [4] remove such nuisance variation [5], but a key question remains: how much of the difference between two populations reflects functional adaptation rather than neutral drift?</w:t>
      </w:r>
    </w:p>
    <w:p w14:paraId="27CD4B71" w14:textId="77777777" w:rsidR="002548F6" w:rsidRDefault="00000000">
      <w:pPr>
        <w:spacing w:after="80"/>
      </w:pPr>
      <w:r>
        <w:t>This question mirrors one addressed in molecular evolution. The Ka/Ks ratio (dN/dS) distinguishes nonsynonymous changes (Ka, which alter the protein) from synonymous changes (Ks, largely silent) [6,7],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14:paraId="09D3E893" w14:textId="77777777" w:rsidR="002548F6" w:rsidRDefault="00000000">
      <w:pPr>
        <w:spacing w:after="80"/>
      </w:pPr>
      <w: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Additional file 1: Note 3.12)—inflating the denominator and deflating the ratio. In such regimes ω must be read alongside its components, and k_f with a design-matched null is the honest default for ordering claims (Results; Limitations). CKI ω is a heuristic index, not a formal measure of Darwinian selection; interpretation is anchored in the empirical distribution of ω within each analysis rather than in fixed ratio cut-offs or claims about selection regimes (see Discussion).</w:t>
      </w:r>
    </w:p>
    <w:p w14:paraId="218DFD8F" w14:textId="77777777" w:rsidR="002548F6" w:rsidRDefault="00000000">
      <w:pPr>
        <w:spacing w:after="80"/>
      </w:pPr>
      <w:r>
        <w:t>We evaluated CKI across four scales. First, we calibrated CKI on Tabula Muris mouse data [8]: random splits of the same cell population yield ω above 1 (empirical calibration baseline 7.70, 95% CI [7.37, 8.02]). Second, in Tabula Sapiens human data [9],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[10,11], CKI suggested that tumors appear more transcriptionally homogeneous than adjacent non-tumor tissues at bulk resolution (an exploratory observation; see Results for caveats). Fourth, in a human brain single-nucleus atlas [12],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w:t>
      </w:r>
      <w:r>
        <w:lastRenderedPageBreak/>
        <w:t>tracing validation. The human, pan-cancer, and brain analyses are complemented by mouse Tabula Muris calibration and ground-truth simulation analyses throughout.</w:t>
      </w:r>
    </w:p>
    <w:p w14:paraId="5F452C97" w14:textId="77777777" w:rsidR="002548F6" w:rsidRDefault="00000000">
      <w:pPr>
        <w:pStyle w:val="Heading1"/>
        <w:spacing w:before="420" w:after="160"/>
      </w:pPr>
      <w:r>
        <w:rPr>
          <w:rFonts w:ascii="Arial" w:hAnsi="Arial"/>
          <w:color w:val="000000"/>
        </w:rPr>
        <w:t>Results</w:t>
      </w:r>
    </w:p>
    <w:p w14:paraId="7BCC8E4B" w14:textId="77777777" w:rsidR="002548F6" w:rsidRDefault="00000000">
      <w:pPr>
        <w:pStyle w:val="Heading2"/>
        <w:spacing w:before="420" w:after="160"/>
      </w:pPr>
      <w:r>
        <w:rPr>
          <w:rFonts w:ascii="Arial" w:hAnsi="Arial"/>
          <w:color w:val="000000"/>
          <w:sz w:val="24"/>
        </w:rPr>
        <w:t>Decomposing transcriptomic variation</w:t>
      </w:r>
    </w:p>
    <w:p w14:paraId="717BD398" w14:textId="77777777" w:rsidR="002548F6" w:rsidRDefault="00000000">
      <w:pPr>
        <w:spacing w:after="80"/>
      </w:pPr>
      <w:r>
        <w:t>CKI takes two cell populations as input, each represented as a pseudobulk expression vector (mean expression across its cells). The computation has three steps, all using the same metric (Jensen-Shannon divergence) on the same expression matrix, so the ratio is internally calibrated (</w:t>
      </w:r>
      <w:r w:rsidR="00492906" w:rsidRPr="00492906">
        <w:rPr>
          <w:color w:val="FF0000"/>
        </w:rPr>
        <w:t>Fig.</w:t>
      </w:r>
      <w:r>
        <w:t xml:space="preserve"> 1).</w:t>
      </w:r>
    </w:p>
    <w:p w14:paraId="36717444" w14:textId="77777777" w:rsidR="002548F6" w:rsidRDefault="00000000">
      <w:pPr>
        <w:spacing w:after="80"/>
      </w:pPr>
      <w:r>
        <w:t>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[13], k_n captures baseline noise: technical variation, stochastic bursting, and individual-level physiological differences.</w:t>
      </w:r>
    </w:p>
    <w:p w14:paraId="39862CE5" w14:textId="77777777" w:rsidR="002548F6" w:rsidRDefault="00000000">
      <w:pPr>
        <w:spacing w:after="80"/>
      </w:pPr>
      <w:r>
        <w:t xml:space="preserve">Step 2: Compute the functional divergence rate k_f. We restrict the pseudobulk vectors to identity gene indices—genes that define cell-type-specific functions. In the default configuration (Tabula Muris full pairwise matrix, Additional file 1: </w:t>
      </w:r>
      <w:r w:rsidR="00492906" w:rsidRPr="00492906">
        <w:rPr>
          <w:color w:val="FF0000"/>
        </w:rPr>
        <w:t>Fig.</w:t>
      </w:r>
      <w:r>
        <w:t xml:space="preserve"> S1),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14:paraId="6B751F03" w14:textId="77777777" w:rsidR="002548F6" w:rsidRDefault="00000000">
      <w:pPr>
        <w:spacing w:after="80"/>
      </w:pPr>
      <w: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14:paraId="07339D6B" w14:textId="77777777" w:rsidR="002548F6" w:rsidRDefault="00000000">
      <w:pPr>
        <w:spacing w:after="80"/>
      </w:pPr>
      <w:r>
        <w:t xml:space="preserve">A parameter sweep on Tabula </w:t>
      </w:r>
      <w:proofErr w:type="spellStart"/>
      <w:r>
        <w:t>Muris</w:t>
      </w:r>
      <w:proofErr w:type="spellEnd"/>
      <w:r>
        <w:t xml:space="preserve"> mouse data (703 cell-type pairs across 6 organs) showed that adding pathway enrichment scores to k_f does not improve performance: the identity-only configuration (w_identity = 1.0, w_pathway = 0.0) achieved the best cell-type discrimination (AUC = 0.</w:t>
      </w:r>
      <w:ins w:id="0" w:author="Microsoft Office User" w:date="2026-09-10T16:40:00Z">
        <w:r w:rsidR="00272EAC">
          <w:t>648</w:t>
        </w:r>
      </w:ins>
      <w:del w:id="1" w:author="Microsoft Office User" w:date="2026-09-10T16:40:00Z">
        <w:r w:rsidDel="00272EAC">
          <w:delText>786</w:delText>
        </w:r>
      </w:del>
      <w:r>
        <w:t xml:space="preserve">, Additional file 1: </w:t>
      </w:r>
      <w:r w:rsidR="00492906" w:rsidRPr="00492906">
        <w:rPr>
          <w:color w:val="FF0000"/>
        </w:rPr>
        <w:t>Fig.</w:t>
      </w:r>
      <w:r>
        <w:t xml:space="preserve"> S1; Additional file 1: Table S1). Partitioning expression into constrained baseline and identity gene sets suffices, without external pathway databases.</w:t>
      </w:r>
    </w:p>
    <w:p w14:paraId="622AD7ED" w14:textId="77777777" w:rsidR="002548F6" w:rsidRDefault="00000000">
      <w:pPr>
        <w:pStyle w:val="Heading2"/>
        <w:spacing w:before="420" w:after="160"/>
      </w:pPr>
      <w:r>
        <w:rPr>
          <w:rFonts w:ascii="Arial" w:hAnsi="Arial"/>
          <w:color w:val="000000"/>
          <w:sz w:val="24"/>
        </w:rPr>
        <w:lastRenderedPageBreak/>
        <w:t>Calibration confirms baseline behavior</w:t>
      </w:r>
    </w:p>
    <w:p w14:paraId="20AA98EF" w14:textId="77777777" w:rsidR="002548F6" w:rsidRDefault="00000000">
      <w:pPr>
        <w:spacing w:after="80"/>
      </w:pPr>
      <w:r>
        <w:t xml:space="preserve">We calibrated CKI on the Tabula Muris FACS dataset [8] (SmartSeq2, 15,057 cells, 22,308 genes, 6 organs). Housekeeping genes were loaded from the HRT Atlas v1.0 reference [13] (mouse ortholog column). For the full pairwise matrix (703 pairs, Additional file 1: </w:t>
      </w:r>
      <w:r w:rsidR="00492906" w:rsidRPr="00492906">
        <w:rPr>
          <w:color w:val="FF0000"/>
        </w:rPr>
        <w:t>Fig.</w:t>
      </w:r>
      <w:r>
        <w:t xml:space="preserve">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w:t>
      </w:r>
      <w:r w:rsidR="00492906" w:rsidRPr="00492906">
        <w:rPr>
          <w:color w:val="FF0000"/>
        </w:rPr>
        <w:t>Fig.</w:t>
      </w:r>
      <w:r>
        <w:t xml:space="preserve"> 2).</w:t>
      </w:r>
    </w:p>
    <w:p w14:paraId="4BB9C9A3" w14:textId="77777777" w:rsidR="002548F6" w:rsidRDefault="00000000">
      <w:pPr>
        <w:spacing w:after="80"/>
      </w:pPr>
      <w:r>
        <w:t>We performed control comparisons in which we randomly split the same cell population into two halves, across six FACS control populations (</w:t>
      </w:r>
      <w:r w:rsidR="00492906" w:rsidRPr="00492906">
        <w:rPr>
          <w:color w:val="FF0000"/>
        </w:rPr>
        <w:t>Fig.</w:t>
      </w:r>
      <w:r>
        <w:t xml:space="preserve">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14:paraId="317950A0" w14:textId="77777777" w:rsidR="002548F6" w:rsidRDefault="00000000">
      <w:pPr>
        <w:spacing w:after="80"/>
      </w:pPr>
      <w:r>
        <w:t>Beyond controls, ω values increased monotonically with biological distance (</w:t>
      </w:r>
      <w:r w:rsidR="00492906" w:rsidRPr="00492906">
        <w:rPr>
          <w:color w:val="FF0000"/>
        </w:rPr>
        <w:t>Fig.</w:t>
      </w:r>
      <w:r>
        <w:t xml:space="preserve"> 2B, </w:t>
      </w:r>
      <w:ins w:id="2" w:author="Microsoft Office User" w:date="2026-09-08T20:41:00Z">
        <w:r w:rsidR="00666C37">
          <w:t>C</w:t>
        </w:r>
      </w:ins>
      <w:del w:id="3" w:author="Microsoft Office User" w:date="2026-09-08T20:41:00Z">
        <w:r w:rsidDel="00666C37">
          <w:delText>D</w:delText>
        </w:r>
      </w:del>
      <w:r>
        <w:t>).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14:paraId="1616DEDF" w14:textId="77777777" w:rsidR="002548F6" w:rsidRDefault="00000000">
      <w:pPr>
        <w:spacing w:after="80"/>
      </w:pPr>
      <w:r>
        <w:t xml:space="preserve">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Additional file 1: Note 3.21), essentially unchanged (the two classes’ baselines nearly coincide, 9.26 vs 9.08), while calibrated levels compress (astrocytes </w:t>
      </w:r>
      <w:r>
        <w:lastRenderedPageBreak/>
        <w:t xml:space="preserve">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(Additional file 1: Note 3.5).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(Additional file 1: Note 3.20). We recommend per-class calibration for within-dataset class contrasts; calibrated values accompany raw ω in all key results (Additional file 1: </w:t>
      </w:r>
      <w:r w:rsidR="00492906" w:rsidRPr="00492906">
        <w:rPr>
          <w:color w:val="FF0000"/>
        </w:rPr>
        <w:t>Fig.</w:t>
      </w:r>
      <w:r>
        <w:t xml:space="preserve"> S2), and calibrate_omega() is available in the CKI package.</w:t>
      </w:r>
    </w:p>
    <w:p w14:paraId="0670D533" w14:textId="77777777" w:rsidR="002548F6" w:rsidRDefault="00000000">
      <w:pPr>
        <w:pStyle w:val="Heading2"/>
        <w:spacing w:before="420" w:after="160"/>
      </w:pPr>
      <w:r>
        <w:rPr>
          <w:rFonts w:ascii="Arial" w:hAnsi="Arial"/>
          <w:color w:val="000000"/>
          <w:sz w:val="24"/>
        </w:rPr>
        <w:t>Correlation structure between CKI and standard metrics</w:t>
      </w:r>
    </w:p>
    <w:p w14:paraId="31AFC43E" w14:textId="77777777" w:rsidR="002548F6" w:rsidRDefault="00000000">
      <w:pPr>
        <w:spacing w:after="80"/>
      </w:pPr>
      <w:r>
        <w:t>We extended CKI to the Tabula Sapiens human atlas [9] (108,136 cells; 102 cell-type entries, 99 of which passed the pairwise-analysis filters and contributed 4,851 pairs across six organs). We used the same hybrid scheme as the mouse pilot, with HK genes from the HRT Atlas v1.0 reference [13] (human column) (</w:t>
      </w:r>
      <w:r w:rsidR="00492906" w:rsidRPr="00492906">
        <w:rPr>
          <w:color w:val="FF0000"/>
        </w:rPr>
        <w:t>Fig.</w:t>
      </w:r>
      <w:r>
        <w:t xml:space="preserve"> 3).</w:t>
      </w:r>
    </w:p>
    <w:p w14:paraId="3F0859A3" w14:textId="77777777" w:rsidR="002548F6" w:rsidRDefault="00000000">
      <w:pPr>
        <w:spacing w:after="80"/>
      </w:pPr>
      <w: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14:paraId="3E639742" w14:textId="77777777" w:rsidR="002548F6" w:rsidRDefault="00000000" w:rsidP="00670E65">
      <w:pPr>
        <w:spacing w:after="80"/>
      </w:pPr>
      <w: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14:paraId="0DAE9F0A" w14:textId="77777777" w:rsidR="002548F6" w:rsidRDefault="00000000">
      <w:pPr>
        <w:spacing w:after="80"/>
      </w:pPr>
      <w:r>
        <w:t xml:space="preserve">CKI showed moderate cell-type classification performance (AUC = 0.680, ranked 5th of 5 methods; </w:t>
      </w:r>
      <w:r w:rsidRPr="002C0944">
        <w:rPr>
          <w:color w:val="FF0000"/>
        </w:rPr>
        <w:t>Table 1</w:t>
      </w:r>
      <w:del w:id="4" w:author="Microsoft Office User" w:date="2026-09-11T09:27:00Z">
        <w:r w:rsidDel="00AC2DA1">
          <w:delText xml:space="preserve">; Additional file 1: </w:delText>
        </w:r>
        <w:r w:rsidR="00492906" w:rsidRPr="00492906" w:rsidDel="00AC2DA1">
          <w:rPr>
            <w:color w:val="FF0000"/>
          </w:rPr>
          <w:delText>Fig.</w:delText>
        </w:r>
        <w:r w:rsidDel="00AC2DA1">
          <w:delText xml:space="preserve"> S3</w:delText>
        </w:r>
      </w:del>
      <w:r>
        <w:t xml:space="preserve">).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w:t>
      </w:r>
      <w:r>
        <w:lastRenderedPageBreak/>
        <w:t>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14:paraId="7F17F0DC" w14:textId="77777777" w:rsidR="002548F6" w:rsidRDefault="00000000">
      <w:pPr>
        <w:pStyle w:val="Heading2"/>
        <w:spacing w:before="420" w:after="160"/>
      </w:pPr>
      <w:r>
        <w:rPr>
          <w:rFonts w:ascii="Arial" w:hAnsi="Arial"/>
          <w:color w:val="000000"/>
          <w:sz w:val="24"/>
        </w:rPr>
        <w:t>Ground-truth simulation dissociates specificity from sensitivity</w:t>
      </w:r>
    </w:p>
    <w:p w14:paraId="54802AE5" w14:textId="77777777" w:rsidR="002548F6" w:rsidRDefault="00000000">
      <w:pPr>
        <w:spacing w:after="80"/>
      </w:pPr>
      <w: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(Additional file 1: Note 3.12).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(Additional file 1: Note 3.22).</w:t>
      </w:r>
    </w:p>
    <w:p w14:paraId="53FA8083" w14:textId="77777777" w:rsidR="002548F6" w:rsidRDefault="00000000">
      <w:pPr>
        <w:spacing w:after="80"/>
      </w:pPr>
      <w: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(Additional file 1: Note 3.12). That power bound is background-dependent: the second background below has a lower k_f selection floor (median baseline k_f 0.011 versus 0.025), and at δ = 1 ω detection reached 0.91 there versus 0.00 in marrow.</w:t>
      </w:r>
    </w:p>
    <w:p w14:paraId="4C20FBF4" w14:textId="77777777" w:rsidR="002548F6" w:rsidRDefault="00000000">
      <w:pPr>
        <w:spacing w:after="80"/>
      </w:pPr>
      <w:r>
        <w:lastRenderedPageBreak/>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14:paraId="286E9BBB" w14:textId="77777777" w:rsidR="002548F6" w:rsidRDefault="00000000">
      <w:pPr>
        <w:pStyle w:val="Heading2"/>
        <w:spacing w:before="420" w:after="160"/>
      </w:pPr>
      <w:r>
        <w:rPr>
          <w:rFonts w:ascii="Arial" w:hAnsi="Arial"/>
          <w:color w:val="000000"/>
          <w:sz w:val="24"/>
        </w:rPr>
        <w:t>Real perturbation demonstration: IFN-β-stimulated PBMCs</w:t>
      </w:r>
    </w:p>
    <w:p w14:paraId="3659117A" w14:textId="77777777" w:rsidR="002548F6" w:rsidRDefault="00000000">
      <w:pPr>
        <w:spacing w:after="80"/>
      </w:pPr>
      <w:r>
        <w:t xml:space="preserve">How ω behaves on a real perturbation whose effect on the housekeeping anchor is unknown was tested on peripheral blood mononuclear cells from eight donors, control versus 6-hour IFN-β stimulation [14]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(Additional file 1: </w:t>
      </w:r>
      <w:r w:rsidR="00492906" w:rsidRPr="00492906">
        <w:rPr>
          <w:color w:val="FF0000"/>
        </w:rPr>
        <w:t>Fig.</w:t>
      </w:r>
      <w:r>
        <w:t xml:space="preserve"> S13; Additional file 1: Note 3.15).</w:t>
      </w:r>
    </w:p>
    <w:p w14:paraId="1200462C" w14:textId="77777777" w:rsidR="002548F6" w:rsidRDefault="00000000">
      <w:pPr>
        <w:pStyle w:val="Heading2"/>
        <w:spacing w:before="420" w:after="160"/>
      </w:pPr>
      <w:r>
        <w:rPr>
          <w:rFonts w:ascii="Arial" w:hAnsi="Arial"/>
          <w:color w:val="000000"/>
          <w:sz w:val="24"/>
        </w:rPr>
        <w:t>Benchmarking against perturbation-response metrics</w:t>
      </w:r>
    </w:p>
    <w:p w14:paraId="2F90B916" w14:textId="77777777" w:rsidR="002548F6" w:rsidRDefault="00000000">
      <w:pPr>
        <w:spacing w:after="80"/>
      </w:pPr>
      <w:r>
        <w:t xml:space="preserve">We benchmarked CKI against MELD (v1.0.2) and scDist on the Kang IFN-β dataset [14]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w:t>
      </w:r>
      <w:r>
        <w:lastRenderedPageBreak/>
        <w:t>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w:t>
      </w:r>
    </w:p>
    <w:p w14:paraId="5E19562F" w14:textId="77777777" w:rsidR="002548F6" w:rsidRDefault="00000000">
      <w:pPr>
        <w:pStyle w:val="Heading2"/>
        <w:spacing w:before="420" w:after="160"/>
      </w:pPr>
      <w:r>
        <w:rPr>
          <w:rFonts w:ascii="Arial" w:hAnsi="Arial"/>
          <w:color w:val="000000"/>
          <w:sz w:val="24"/>
        </w:rPr>
        <w:t>Fixed gene-panel ablation: rankings robust, absolute ω scheme-specific</w:t>
      </w:r>
    </w:p>
    <w:p w14:paraId="0D0C3713" w14:textId="77777777" w:rsidR="002548F6" w:rsidRDefault="00000000">
      <w:pPr>
        <w:spacing w:after="80"/>
      </w:pPr>
      <w: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14:paraId="28A979E5" w14:textId="77777777" w:rsidR="002548F6" w:rsidRDefault="00000000">
      <w:pPr>
        <w:spacing w:after="80"/>
      </w:pPr>
      <w: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(Additional file 1: Note 3.13).</w:t>
      </w:r>
    </w:p>
    <w:p w14:paraId="08B5FD31" w14:textId="77777777" w:rsidR="002548F6" w:rsidRDefault="00000000">
      <w:pPr>
        <w:pStyle w:val="Heading2"/>
        <w:spacing w:before="420" w:after="160"/>
      </w:pPr>
      <w:r>
        <w:rPr>
          <w:rFonts w:ascii="Arial" w:hAnsi="Arial"/>
          <w:color w:val="000000"/>
          <w:sz w:val="24"/>
        </w:rPr>
        <w:t>Cancer analysis suggests apparent tumor homogeneity (exploratory)</w:t>
      </w:r>
    </w:p>
    <w:p w14:paraId="48BF00B7" w14:textId="74F91ADA" w:rsidR="002548F6" w:rsidRDefault="00000000">
      <w:pPr>
        <w:spacing w:after="80"/>
      </w:pPr>
      <w: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w:t>
      </w:r>
      <w:r w:rsidR="00492906" w:rsidRPr="00492906">
        <w:rPr>
          <w:color w:val="FF0000"/>
        </w:rPr>
        <w:t>Fig.</w:t>
      </w:r>
      <w:r>
        <w:t xml:space="preserve"> 4; Additional file 1: </w:t>
      </w:r>
      <w:r w:rsidR="00492906" w:rsidRPr="00492906">
        <w:rPr>
          <w:color w:val="FF0000"/>
        </w:rPr>
        <w:t>Fig.</w:t>
      </w:r>
      <w:r>
        <w:t xml:space="preserve"> S</w:t>
      </w:r>
      <w:ins w:id="5" w:author="Microsoft Office User" w:date="2026-09-11T14:16:00Z">
        <w:r w:rsidR="0074538D">
          <w:t>3</w:t>
        </w:r>
      </w:ins>
      <w:del w:id="6" w:author="Microsoft Office User" w:date="2026-09-11T14:16:00Z">
        <w:r w:rsidDel="0074538D">
          <w:delText>4</w:delText>
        </w:r>
      </w:del>
      <w:r>
        <w:t>).</w:t>
      </w:r>
    </w:p>
    <w:p w14:paraId="628B43FF" w14:textId="77777777" w:rsidR="002548F6" w:rsidRDefault="00000000">
      <w:pPr>
        <w:spacing w:after="80"/>
      </w:pPr>
      <w:r>
        <w:t xml:space="preserve">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w:t>
      </w:r>
      <w:r>
        <w:lastRenderedPageBreak/>
        <w:t>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0.27–0.46), so the ω reversal reflects a more stable housekeeping baseline among adjacent non-tumor specimens rather than smaller functional-gene divergence of tumor cells. A four-panel marker composition check (immune, myeloid, stromal, epithelial) with sample-level cluster bootstrap intervals finds the pooled tumor-pair k_n coefficient essentially unchanged after composition adjustment (−0.5%, bootstrap 95% CI [−3.2%, +2.6%]; per cancer type −14% to +34%; linear-normalization sensitivity −0.8% [−4.1%, +2.6%]), so marker-measurable composition explains little of the pooled reversal, although as a noisy proxy it bounds rather than settles the question (Additional file 1: Note 5.2). Single-cell or deconvolution-based analyses would be needed to disentangle these alternatives. The probability mapping itself is also robust: recomputing all TCGA analyses under a linear normalization (Methods) left every qualitative conclusion unchanged—the NN/TT reversal in all five cancer types (tumor–normal ω 0.70–0.84 across cancer types, all &lt; 1), near-zero denominator-floor saturation (&lt; 0.1% of pairs), and the severity-gradient directions—with full numerical results in Additional file 1.</w:t>
      </w:r>
    </w:p>
    <w:p w14:paraId="13BC6D79" w14:textId="77777777" w:rsidR="002548F6" w:rsidRDefault="00000000">
      <w:pPr>
        <w:spacing w:after="80"/>
      </w:pPr>
      <w:r>
        <w:t>Paired tumor-normal comparisons yielded higher ω than unpaired comparisons in four of five cancer types (paired/unpaired ratio = 0.89–1.54, where paired comparisons are same-patient tumor-normal pairs and the unpaired comparator averages all cross-patient tumor-normal pairs, not (mean ω_TT + mean ω_NN)/2).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14:paraId="3EC07AA5" w14:textId="77777777" w:rsidR="002548F6" w:rsidRDefault="00000000">
      <w:pPr>
        <w:spacing w:after="80"/>
      </w:pPr>
      <w:r>
        <w:t>Within cancer types, ω tracked clinical severity in consistent directions: in liver cancer ω was highest in Edmondson G1 and lower in G2–G4 [15]; in breast cancer PAM50 subtypes [16,17] ordered Luminal A &gt; Luminal B &gt; HER2-enriched &gt; Basal-like &gt; Normal-like; and in LUAD KRAS-mutant tumors exceeded EGFR-mutant tumors, which exceeded wild-type. All three directions were preserved under the linear probability-mapping recomputation (Methods). Component controls, however, qualify every gradient: the liver and breast orderings reverse or largely reverse under k_f alone, so we present this analysis strictly as an exploratory vignette, denominator-dominated, that describes how the ratio behaves across strata rather than a functional-divergence ordering—the LUAD mutation contrast, which persists under k_f-only, is the partial exception, and the PAM50 gradient may additionally reflect proliferative-fraction differences (Basal-like tumors proliferate fastest). All stratum means, sample sizes, and test statistics are reported in Additional file 1.</w:t>
      </w:r>
    </w:p>
    <w:p w14:paraId="792DF4EA" w14:textId="77777777" w:rsidR="002548F6" w:rsidRDefault="00000000" w:rsidP="002C0944">
      <w:pPr>
        <w:pStyle w:val="Heading2"/>
        <w:spacing w:before="420" w:after="160"/>
      </w:pPr>
      <w:r>
        <w:rPr>
          <w:rFonts w:ascii="Arial" w:hAnsi="Arial"/>
          <w:color w:val="000000"/>
          <w:sz w:val="24"/>
        </w:rPr>
        <w:lastRenderedPageBreak/>
        <w:t>CKI ranks cell types by cross-organ conservation</w:t>
      </w:r>
    </w:p>
    <w:p w14:paraId="7319A134" w14:textId="4736B5F7" w:rsidR="002548F6" w:rsidRDefault="00000000">
      <w:pPr>
        <w:spacing w:after="80"/>
      </w:pPr>
      <w:r>
        <w:t>Of the 4,851 Tabula Sapiens cell-type pairs, 59 are same-cell-type cross-organ comparisons, which ask which cell types maintain their identity regardless of residence and which are shaped by their organ environment (</w:t>
      </w:r>
      <w:r w:rsidR="00492906" w:rsidRPr="00492906">
        <w:rPr>
          <w:color w:val="FF0000"/>
        </w:rPr>
        <w:t>Fig.</w:t>
      </w:r>
      <w:r>
        <w:t xml:space="preserve"> 5; Table 2; Additional file 1: </w:t>
      </w:r>
      <w:r w:rsidR="00492906" w:rsidRPr="00492906">
        <w:rPr>
          <w:color w:val="FF0000"/>
        </w:rPr>
        <w:t>Fig.</w:t>
      </w:r>
      <w:r>
        <w:t xml:space="preserve"> S</w:t>
      </w:r>
      <w:ins w:id="7" w:author="Microsoft Office User" w:date="2026-09-11T21:11:00Z">
        <w:r w:rsidR="00262B3E">
          <w:t>4</w:t>
        </w:r>
      </w:ins>
      <w:del w:id="8" w:author="Microsoft Office User" w:date="2026-09-11T21:11:00Z">
        <w:r w:rsidDel="00262B3E">
          <w:delText>5</w:delText>
        </w:r>
      </w:del>
      <w:r>
        <w:t xml:space="preserve">). The cross-organ ω ranking reveals a broad spectrum of conservation across 17 cell types, of which only the extremes reproduce under k_f (Additional file 1: Note 3.16) (Table 2). Because single-pair means are statistically uninformative, we anchor interpretation on well-sampled cell types (n ≥ 5 pairs; upper block of </w:t>
      </w:r>
      <w:r w:rsidRPr="00D66CCB">
        <w:rPr>
          <w:color w:val="FF0000"/>
        </w:rPr>
        <w:t>Table 2</w:t>
      </w:r>
      <w:r>
        <w:t>):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[18], although both are represented by only n = 3 pairs and this end of the ranking is suggestive only. Sparsely sampled types (n = 1–3 pairs, lower block of Table 2) carry no reliable signal.</w:t>
      </w:r>
    </w:p>
    <w:p w14:paraId="394A2CD2" w14:textId="77777777" w:rsidR="002548F6" w:rsidRDefault="00000000">
      <w:pPr>
        <w:spacing w:after="80"/>
      </w:pPr>
      <w:r>
        <w:t xml:space="preserve">The cross-organ conservation ranking from CKI showed little agreement with rankings from standard metrics (Spearman r = −0.40 to 0.02, n = 59 pairs; bootstrap 95% CIs reported in </w:t>
      </w:r>
      <w:r w:rsidRPr="002349B3">
        <w:rPr>
          <w:highlight w:val="yellow"/>
          <w:rPrChange w:id="9" w:author="Microsoft Office User" w:date="2026-09-10T20:42:00Z">
            <w:rPr/>
          </w:rPrChange>
        </w:rPr>
        <w:t>Additional file 1: Table S2</w:t>
      </w:r>
      <w:r>
        <w:t>), because CKI explicitly normalizes: two populations may share highly expressed genes (high Jaccard similarity), yet a low baseline k_n turns modest functional differences into high ω. A k_f-only control qualifies the ranking’s interpretation (Additional file 1: Note 3.16):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14:paraId="6DA6418A" w14:textId="77777777" w:rsidR="002548F6" w:rsidRDefault="00000000">
      <w:pPr>
        <w:pStyle w:val="Heading2"/>
        <w:spacing w:before="420" w:after="160"/>
      </w:pPr>
      <w:r>
        <w:rPr>
          <w:rFonts w:ascii="Arial" w:hAnsi="Arial"/>
          <w:color w:val="000000"/>
          <w:sz w:val="24"/>
        </w:rPr>
        <w:t>Brain regional analysis reveals cell-type divergence gradients</w:t>
      </w:r>
    </w:p>
    <w:p w14:paraId="1E2D2F64" w14:textId="7E2CE1D4" w:rsidR="002548F6" w:rsidRDefault="00000000">
      <w:pPr>
        <w:spacing w:after="80"/>
      </w:pPr>
      <w:r>
        <w:t>We applied CKI to the Siletti et al. human brain single-nucleus atlas [12]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w:t>
      </w:r>
      <w:r w:rsidR="00492906" w:rsidRPr="00492906">
        <w:rPr>
          <w:color w:val="FF0000"/>
        </w:rPr>
        <w:t>Fig.</w:t>
      </w:r>
      <w:r>
        <w:t xml:space="preserve"> 6; Additional file 1: </w:t>
      </w:r>
      <w:r w:rsidR="00492906" w:rsidRPr="00492906">
        <w:rPr>
          <w:color w:val="FF0000"/>
        </w:rPr>
        <w:t>Fig.</w:t>
      </w:r>
      <w:r>
        <w:t xml:space="preserve"> S</w:t>
      </w:r>
      <w:ins w:id="10" w:author="Microsoft Office User" w:date="2026-09-11T21:11:00Z">
        <w:r w:rsidR="00262B3E">
          <w:t>5</w:t>
        </w:r>
      </w:ins>
      <w:del w:id="11" w:author="Microsoft Office User" w:date="2026-09-11T21:11:00Z">
        <w:r w:rsidDel="00262B3E">
          <w:delText>6</w:delText>
        </w:r>
      </w:del>
      <w:r>
        <w:t>; Additional file 1: Table S3). Vascular cells and fibroblasts are heterogeneous superclusters aggregating multiple subtypes, so their class-level ω values are supercluster averages, not properties of one coherent cell type.</w:t>
      </w:r>
    </w:p>
    <w:p w14:paraId="467FC44D" w14:textId="77777777" w:rsidR="002548F6" w:rsidRDefault="00000000">
      <w:pPr>
        <w:spacing w:after="80"/>
      </w:pPr>
      <w:r>
        <w:t xml:space="preserve">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w:t>
      </w:r>
      <w:r>
        <w:lastRenderedPageBreak/>
        <w:t>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Additional file 1: Note 3.21;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Note 3.21). Excluding Bergmann glia the gradient is unchanged (astrocytes versus vascular cells, 95% CI [6.00, 6.21]).</w:t>
      </w:r>
    </w:p>
    <w:p w14:paraId="2E9AA7EC" w14:textId="77777777" w:rsidR="002548F6" w:rsidRDefault="00000000">
      <w:pPr>
        <w:spacing w:after="80"/>
      </w:pPr>
      <w: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14:paraId="7E28DC6D" w14:textId="4A5341E4" w:rsidR="002548F6" w:rsidRDefault="00000000">
      <w:pPr>
        <w:spacing w:after="80"/>
      </w:pPr>
      <w:r>
        <w:t xml:space="preserve">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w:t>
      </w:r>
      <w:r>
        <w:lastRenderedPageBreak/>
        <w:t xml:space="preserve">the per-pair k_n estimator (Additional file 1: </w:t>
      </w:r>
      <w:r w:rsidR="00492906" w:rsidRPr="00492906">
        <w:rPr>
          <w:color w:val="FF0000"/>
        </w:rPr>
        <w:t>Fig.</w:t>
      </w:r>
      <w:r>
        <w:t xml:space="preserve"> S</w:t>
      </w:r>
      <w:ins w:id="12" w:author="Microsoft Office User" w:date="2026-09-11T21:10:00Z">
        <w:r w:rsidR="00262B3E">
          <w:t>6</w:t>
        </w:r>
      </w:ins>
      <w:del w:id="13" w:author="Microsoft Office User" w:date="2026-09-11T21:10:00Z">
        <w:r w:rsidDel="00262B3E">
          <w:delText>7</w:delText>
        </w:r>
      </w:del>
      <w:r>
        <w:t>). We therefore recommend treating class-level ω as composite and comparing k_f and k_n directly for mechanistic attribution.</w:t>
      </w:r>
    </w:p>
    <w:p w14:paraId="009D3DAF" w14:textId="77777777" w:rsidR="002548F6" w:rsidRDefault="00000000">
      <w:pPr>
        <w:spacing w:after="80"/>
      </w:pPr>
      <w:r>
        <w:t>Third, we audited class-size confounding and filter-threshold sensitivity (Methods; Additional file 1: Note 3.17).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(Additional file 1: Note 3.17).</w:t>
      </w:r>
    </w:p>
    <w:p w14:paraId="2B540E42" w14:textId="77777777" w:rsidR="002548F6" w:rsidRDefault="00000000">
      <w:pPr>
        <w:spacing w:after="80"/>
      </w:pPr>
      <w:r>
        <w:t>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[19]; meningeal structure differs across compartments [20]). Microglia showed intermediate divergence: regional phenotypes vary but core surveillance machinery is shared [21].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14:paraId="52B3CFD8" w14:textId="77777777" w:rsidR="002548F6" w:rsidRDefault="00000000">
      <w:pPr>
        <w:spacing w:after="80"/>
      </w:pPr>
      <w: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14:paraId="57397CF4" w14:textId="77777777" w:rsidR="002548F6" w:rsidRDefault="00000000">
      <w:pPr>
        <w:pStyle w:val="Heading2"/>
        <w:spacing w:before="420" w:after="160"/>
      </w:pPr>
      <w:r>
        <w:rPr>
          <w:rFonts w:ascii="Arial" w:hAnsi="Arial"/>
          <w:color w:val="000000"/>
          <w:sz w:val="24"/>
        </w:rPr>
        <w:t>Anomalously similar cell-type/region pairs: a hypothesis-generating screen</w:t>
      </w:r>
    </w:p>
    <w:p w14:paraId="537B78F4" w14:textId="77777777" w:rsidR="002548F6" w:rsidRDefault="00000000">
      <w:pPr>
        <w:spacing w:after="80"/>
      </w:pPr>
      <w:r>
        <w:t xml:space="preserve">Low CKI ω for a cell type across two regions indicates transcriptomic similarity beyond baseline expectation, arising from non-exclusive mechanisms (developmental origin heterogeneity, embryonic colonization route boundaries [22-24], compartmentalized developmental specification, postnatal migration [25,26]). We report the screen’s global verdict first: under a </w:t>
      </w:r>
      <w:r>
        <w:lastRenderedPageBreak/>
        <w:t>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Additional file 1: Note 3.14).</w:t>
      </w:r>
    </w:p>
    <w:p w14:paraId="42DBFA16" w14:textId="483A3DBC" w:rsidR="002548F6" w:rsidRDefault="00000000">
      <w:pPr>
        <w:spacing w:after="80"/>
      </w:pPr>
      <w:r>
        <w:t xml:space="preserve">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Additional file 1: </w:t>
      </w:r>
      <w:r w:rsidR="00492906" w:rsidRPr="00492906">
        <w:rPr>
          <w:color w:val="FF0000"/>
        </w:rPr>
        <w:t>Fig.</w:t>
      </w:r>
      <w:r>
        <w:t xml:space="preserve"> S</w:t>
      </w:r>
      <w:ins w:id="14" w:author="Microsoft Office User" w:date="2026-09-11T21:12:00Z">
        <w:r w:rsidR="00262B3E">
          <w:t>7</w:t>
        </w:r>
      </w:ins>
      <w:del w:id="15" w:author="Microsoft Office User" w:date="2026-09-11T21:12:00Z">
        <w:r w:rsidDel="00262B3E">
          <w:delText>8</w:delText>
        </w:r>
      </w:del>
      <w:r>
        <w:t>).</w:t>
      </w:r>
    </w:p>
    <w:p w14:paraId="0C1608D8" w14:textId="1DADF04E" w:rsidR="002548F6" w:rsidRDefault="00000000">
      <w:pPr>
        <w:spacing w:after="80"/>
      </w:pPr>
      <w:r>
        <w:t xml:space="preserve">Among 31,764 cross-region comparisons, threshold criteria identified 39 (0.12%) Strong candidates, with 1,171 (3.69%) Moderate and 5,381 (16.94%) Weak (Additional file 1: Table S4). Under the block-shuffle null (B = 1,000; Additional file 1: </w:t>
      </w:r>
      <w:r w:rsidR="00492906" w:rsidRPr="00492906">
        <w:rPr>
          <w:color w:val="FF0000"/>
        </w:rPr>
        <w:t>Fig.</w:t>
      </w:r>
      <w:r>
        <w:t xml:space="preserve"> S</w:t>
      </w:r>
      <w:ins w:id="16" w:author="Microsoft Office User" w:date="2026-09-11T21:12:00Z">
        <w:r w:rsidR="00262B3E">
          <w:t>8</w:t>
        </w:r>
      </w:ins>
      <w:del w:id="17" w:author="Microsoft Office User" w:date="2026-09-11T21:12:00Z">
        <w:r w:rsidDel="00262B3E">
          <w:delText>9</w:delText>
        </w:r>
      </w:del>
      <w:r>
        <w:t>),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14:paraId="445DFAB2" w14:textId="77777777" w:rsidR="002548F6" w:rsidRDefault="00000000">
      <w:pPr>
        <w:spacing w:after="80"/>
      </w:pPr>
      <w:r>
        <w:t xml:space="preserve">A design-matched negative control confirms the block-shuffle null is calibrated by library-level, not regional, structure. The libraries of every region were split uniformly at random into two pseudo-regions and the identical test re-run on the resulting 127,756 pseudo-pairs (B = 1,000; Additional file 1: Note 4.6; Additional file 1: </w:t>
      </w:r>
      <w:r w:rsidR="00492906" w:rsidRPr="00492906">
        <w:rPr>
          <w:color w:val="FF0000"/>
        </w:rPr>
        <w:t>Fig.</w:t>
      </w:r>
      <w:r>
        <w:t xml:space="preserve"> S14).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14:paraId="6467494A" w14:textId="77777777" w:rsidR="002548F6" w:rsidRDefault="00000000">
      <w:pPr>
        <w:pStyle w:val="Heading3"/>
        <w:spacing w:before="420" w:after="160"/>
      </w:pPr>
      <w:r>
        <w:rPr>
          <w:rFonts w:ascii="Arial" w:hAnsi="Arial"/>
          <w:color w:val="000000"/>
        </w:rPr>
        <w:lastRenderedPageBreak/>
        <w:t>Microglia: composition of the largest candidate share</w:t>
      </w:r>
    </w:p>
    <w:p w14:paraId="697398C9" w14:textId="77777777" w:rsidR="002548F6" w:rsidRDefault="00000000">
      <w:pPr>
        <w:spacing w:after="80"/>
      </w:pPr>
      <w:r>
        <w:t>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Additional file 1: Note 3.14). With no candidate surviving FDR correction and the concentration mirroring the rule’s bias, these entries are hypothesis-generating targets for spatial-transcriptomic and lineage follow-up [21], not evidence of microglia-specific regional association.</w:t>
      </w:r>
    </w:p>
    <w:p w14:paraId="12B94F5C" w14:textId="77777777" w:rsidR="002548F6" w:rsidRDefault="00000000">
      <w:pPr>
        <w:pStyle w:val="Heading3"/>
        <w:spacing w:before="420" w:after="160"/>
      </w:pPr>
      <w:r>
        <w:rPr>
          <w:rFonts w:ascii="Arial" w:hAnsi="Arial"/>
          <w:color w:val="000000"/>
        </w:rPr>
        <w:t>Oligodendrocytes: thalamo-temporal convergence</w:t>
      </w:r>
    </w:p>
    <w:p w14:paraId="6A2624F5" w14:textId="77777777" w:rsidR="002548F6" w:rsidRDefault="00000000">
      <w:pPr>
        <w:spacing w:after="80"/>
      </w:pPr>
      <w:r>
        <w:t>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Additional file 1: Note 5.1). Adult oligodendrocytes are generally non-migratory between regions; Foerster et al. [27]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14:paraId="5464AF1B" w14:textId="77777777" w:rsidR="002548F6" w:rsidRDefault="00000000">
      <w:pPr>
        <w:pStyle w:val="Heading3"/>
        <w:spacing w:before="420" w:after="160"/>
      </w:pPr>
      <w:r>
        <w:rPr>
          <w:rFonts w:ascii="Arial" w:hAnsi="Arial"/>
          <w:color w:val="000000"/>
        </w:rPr>
        <w:t>Astrocytes, fibroblasts, and ependymal cells: sparse candidates</w:t>
      </w:r>
    </w:p>
    <w:p w14:paraId="359E926D" w14:textId="77777777" w:rsidR="002548F6" w:rsidRDefault="00000000">
      <w:pPr>
        <w:spacing w:after="80"/>
      </w:pPr>
      <w:r>
        <w:t>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[28,29]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[30]; cerebellar molecular topography [28]), making them suitable targets for targeted validation.</w:t>
      </w:r>
    </w:p>
    <w:p w14:paraId="1F641D7E" w14:textId="77777777" w:rsidR="002548F6" w:rsidRDefault="00000000">
      <w:pPr>
        <w:spacing w:after="80"/>
      </w:pPr>
      <w:r>
        <w:t xml:space="preserve">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w:t>
      </w:r>
      <w:r>
        <w:lastRenderedPageBreak/>
        <w:t>therefore position the entire candidate list as hypothesis-generating, prioritized for lineage-tracing and spatial-transcriptomic validation rather than presented as discoveries.</w:t>
      </w:r>
    </w:p>
    <w:p w14:paraId="5ECC1F99" w14:textId="77777777" w:rsidR="002548F6" w:rsidRDefault="00000000">
      <w:pPr>
        <w:pStyle w:val="Heading1"/>
        <w:spacing w:before="420" w:after="160"/>
      </w:pPr>
      <w:r>
        <w:rPr>
          <w:rFonts w:ascii="Arial" w:hAnsi="Arial"/>
          <w:color w:val="000000"/>
        </w:rPr>
        <w:t>Discussion</w:t>
      </w:r>
    </w:p>
    <w:p w14:paraId="57E50C98" w14:textId="77777777" w:rsidR="002548F6" w:rsidRDefault="00000000">
      <w:pPr>
        <w:spacing w:after="80"/>
      </w:pPr>
      <w:r>
        <w:t>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[31], and the constrained-variance property of housekeeping genes has been characterized at the genomic level [13,32]. The idea that an intrinsic, gene-property-dependent noise floor can serve as a baseline has likewise been central to the transcriptional-noise literature [33-35],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14:paraId="0920FF29" w14:textId="77777777" w:rsidR="002548F6" w:rsidRDefault="00000000">
      <w:pPr>
        <w:spacing w:after="80"/>
      </w:pPr>
      <w: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14:paraId="51E97680" w14:textId="77777777" w:rsidR="002548F6" w:rsidRDefault="00000000">
      <w:pPr>
        <w:spacing w:after="80"/>
      </w:pPr>
      <w:r>
        <w:t xml:space="preserve">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w:t>
      </w:r>
      <w:r>
        <w:lastRenderedPageBreak/>
        <w:t>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14:paraId="0473E598" w14:textId="77777777" w:rsidR="002548F6" w:rsidRDefault="00000000">
      <w:pPr>
        <w:spacing w:after="80"/>
      </w:pPr>
      <w: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14:paraId="6D3BAA91" w14:textId="77777777" w:rsidR="002548F6" w:rsidRDefault="00000000">
      <w:pPr>
        <w:spacing w:after="80"/>
      </w:pPr>
      <w:r>
        <w:t>We also compared CKI with Augur [56], which prioritizes cell types by how predictable a condition is from single-cell expression, on the brain atlas (pure-Python port of Augur v1.0.3; 33,036 stratified nuclei; 10 non-neuronal classes; condition label = brain region; Additional file 1: Note 3.23).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14:paraId="250B7F47" w14:textId="77777777" w:rsidR="002548F6" w:rsidRDefault="00000000">
      <w:pPr>
        <w:spacing w:after="80"/>
      </w:pPr>
      <w:r>
        <w:t xml:space="preserve">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(Additional file 1: Note 5.2):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w:t>
      </w:r>
      <w:r>
        <w:lastRenderedPageBreak/>
        <w:t>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[38] or RNA-quality differences instead, and single-cell or deconvolution-based validation remains necessary. The PAM50 gradient cannot be read as a functional-divergence ordering: under k_f-only analysis the subtype ordering largely reverses (Luminal A lowest mean k_f, Basal-like highest; Additional file 1: Note 3.16),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14:paraId="451E9159" w14:textId="32C342A3" w:rsidR="002548F6" w:rsidRDefault="00000000">
      <w:pPr>
        <w:spacing w:after="80"/>
      </w:pPr>
      <w:r>
        <w:t xml:space="preserve">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Additional file 1: Note 3.21),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Additional file 1: Note 5.1—rather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w:t>
      </w:r>
      <w:r>
        <w:lastRenderedPageBreak/>
        <w:t xml:space="preserve">low-ω classes (fold 0.31; Results). The thalamo-temporal orientation of the oligodendrocyte candidates with the developmental origin boundaries of mature oligodendrocytes [27]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[39] was limited by the small number of directly comparable cell types: across the 15 shared cell types, per-cell-type mean ω rankings showed no significant cross-species correlation (Spearman r = −0.17, P = 0.55; Additional file 1: </w:t>
      </w:r>
      <w:r w:rsidR="00492906" w:rsidRPr="00492906">
        <w:rPr>
          <w:color w:val="FF0000"/>
        </w:rPr>
        <w:t>Fig.</w:t>
      </w:r>
      <w:r>
        <w:t xml:space="preserve"> S</w:t>
      </w:r>
      <w:ins w:id="18" w:author="Microsoft Office User" w:date="2026-09-12T16:37:00Z">
        <w:r w:rsidR="0063076D">
          <w:t>9</w:t>
        </w:r>
      </w:ins>
      <w:del w:id="19" w:author="Microsoft Office User" w:date="2026-09-12T16:37:00Z">
        <w:r w:rsidDel="0063076D">
          <w:delText>10</w:delText>
        </w:r>
      </w:del>
      <w:r>
        <w:t>), so cell-type-level cross-species transferability of ω remains unestablished; absolute values also differ with the computation scheme (global top-2,000-HVG full matrix for mouse, per-pair hybrid for human).</w:t>
      </w:r>
    </w:p>
    <w:p w14:paraId="40BAD2E8" w14:textId="77777777" w:rsidR="002548F6" w:rsidRDefault="00000000">
      <w:pPr>
        <w:spacing w:after="80"/>
      </w:pPr>
      <w:r>
        <w:t xml:space="preserve">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[40,41],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w:t>
      </w:r>
      <w:r>
        <w:lastRenderedPageBreak/>
        <w:t>on the selected survivor set and are not valid post-selection P values; Additional file 1: Note 5.1).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[27]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14:paraId="5A39E45F" w14:textId="77777777" w:rsidR="002548F6" w:rsidRDefault="00000000">
      <w:pPr>
        <w:pStyle w:val="Heading2"/>
        <w:spacing w:before="420" w:after="160"/>
      </w:pPr>
      <w:r>
        <w:rPr>
          <w:rFonts w:ascii="Arial" w:hAnsi="Arial"/>
          <w:color w:val="000000"/>
          <w:sz w:val="24"/>
        </w:rPr>
        <w:t>When to use CKI versus standard metrics</w:t>
      </w:r>
    </w:p>
    <w:p w14:paraId="79FB0566" w14:textId="77777777" w:rsidR="002548F6" w:rsidRDefault="00000000">
      <w:pPr>
        <w:spacing w:after="80"/>
      </w:pPr>
      <w:r>
        <w:t xml:space="preserve">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severity gradients predominantly denominator effects; cross-organ cell-type ranking not reproduced under k_f-only; Additional file 1: Note 3.16), so the honest default for ordering claims is k_f plus a design-matched null, with ω reserved for its specificity-first property—rejecting HK-anchored neutral drift—rather than for ranking. A real perturbation demonstration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w:t>
      </w:r>
      <w:r>
        <w:lastRenderedPageBreak/>
        <w:t>the baseline itself is suspect—bulk data with composition shifts, as in TCGA—interpret k_n and k_f separately (or use k_f-only orderings with composition controls) rather than trusting ω alone.</w:t>
      </w:r>
    </w:p>
    <w:p w14:paraId="2E0B01AF" w14:textId="77777777" w:rsidR="002548F6" w:rsidRDefault="00000000">
      <w:pPr>
        <w:pStyle w:val="Heading2"/>
        <w:spacing w:before="420" w:after="160"/>
      </w:pPr>
      <w:r>
        <w:rPr>
          <w:rFonts w:ascii="Arial" w:hAnsi="Arial"/>
          <w:color w:val="000000"/>
          <w:sz w:val="24"/>
        </w:rPr>
        <w:t>Practical usage guide</w:t>
      </w:r>
    </w:p>
    <w:p w14:paraId="774C5224" w14:textId="77777777" w:rsidR="002548F6" w:rsidRDefault="00000000">
      <w:pPr>
        <w:spacing w:after="80"/>
      </w:pPr>
      <w: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14:paraId="45F8186D" w14:textId="77777777" w:rsidR="002548F6" w:rsidRDefault="00000000">
      <w:pPr>
        <w:pStyle w:val="Heading2"/>
        <w:spacing w:before="420" w:after="160"/>
      </w:pPr>
      <w:r>
        <w:rPr>
          <w:rFonts w:ascii="Arial" w:hAnsi="Arial"/>
          <w:color w:val="000000"/>
          <w:sz w:val="24"/>
        </w:rPr>
        <w:t>Limitations</w:t>
      </w:r>
    </w:p>
    <w:p w14:paraId="59CDF66C" w14:textId="09DBD6E7" w:rsidR="002548F6" w:rsidRDefault="00000000">
      <w:pPr>
        <w:spacing w:after="80"/>
      </w:pPr>
      <w:r>
        <w:t xml:space="preserve">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Additional file 1: </w:t>
      </w:r>
      <w:r w:rsidR="00492906" w:rsidRPr="00492906">
        <w:rPr>
          <w:color w:val="FF0000"/>
        </w:rPr>
        <w:t>Fig.</w:t>
      </w:r>
      <w:r>
        <w:t xml:space="preserve"> S1</w:t>
      </w:r>
      <w:ins w:id="20" w:author="Microsoft Office User" w:date="2026-09-12T17:38:00Z">
        <w:r w:rsidR="00393AF1">
          <w:t>0</w:t>
        </w:r>
      </w:ins>
      <w:del w:id="21" w:author="Microsoft Office User" w:date="2026-09-12T17:38:00Z">
        <w:r w:rsidDel="00393AF1">
          <w:delText>1</w:delText>
        </w:r>
      </w:del>
      <w:r>
        <w:t>),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14:paraId="4D736B7E" w14:textId="77777777" w:rsidR="002548F6" w:rsidRDefault="00000000">
      <w:pPr>
        <w:spacing w:after="80"/>
      </w:pPr>
      <w:r>
        <w:t xml:space="preserve">Gene-set definition, calibration, and estimator dependence. CKI uses the HRT Atlas v1.0 reference [13] for all reported analyses; the package also supports data-driven auto-detection (combined detection-rate and CV filtering, use_reference = False), not used here, and sensitivity analysis showed robustness to alternative HK definitions (the lowest 10% variable genes as a </w:t>
      </w:r>
      <w:r>
        <w:lastRenderedPageBreak/>
        <w:t xml:space="preserve">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[38], potentially affecting the k_n baseline in a disease-specific manner—one instance of the anchor-failure scope stated with the concept definition (Background). The empirical calibration factor (ω_cal = ω / 7.70, 95% CI [7.37, 8.02]) derives from mouse split-half controls (50 replicates across six control populations) under the per-pair DE hybrid scheme; the mouse full pairwise matrix (703 pairs, Additional file 1: </w:t>
      </w:r>
      <w:r w:rsidR="00492906" w:rsidRPr="00492906">
        <w:rPr>
          <w:color w:val="FF0000"/>
        </w:rPr>
        <w:t>Fig.</w:t>
      </w:r>
      <w:r>
        <w:t xml:space="preserve"> S1)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14:paraId="5FEFADF1" w14:textId="77777777" w:rsidR="002548F6" w:rsidRDefault="00000000">
      <w:pPr>
        <w:spacing w:after="80"/>
      </w:pPr>
      <w:r>
        <w:t xml:space="preserve">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w:t>
      </w:r>
      <w:r>
        <w:lastRenderedPageBreak/>
        <w:t>&lt;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(Additional file 1: Note 3.6 excludes dimension effects but not expression-level effects); the ‘functional’ reading of k_f should be tempered accordingly. A semi-synthetic ground-truth simulation (module-shift injection on a real single-cell background; Additional file 1: Note 3.12)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14:paraId="08F0E958" w14:textId="77777777" w:rsidR="002548F6" w:rsidRDefault="00000000">
      <w:pPr>
        <w:spacing w:after="80"/>
      </w:pPr>
      <w:r>
        <w:lastRenderedPageBreak/>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(Additional file 1: Note 3.22).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14:paraId="1D3492F0" w14:textId="77777777" w:rsidR="002548F6" w:rsidRDefault="00000000">
      <w:pPr>
        <w:spacing w:after="80"/>
      </w:pPr>
      <w:r>
        <w:t xml:space="preserve">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Additional file 1: Note 4.6, </w:t>
      </w:r>
      <w:r w:rsidR="00492906" w:rsidRPr="00492906">
        <w:rPr>
          <w:color w:val="FF0000"/>
        </w:rPr>
        <w:t>Fig.</w:t>
      </w:r>
      <w:r>
        <w:t xml:space="preserve"> S14).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w:t>
      </w:r>
      <w:r>
        <w:lastRenderedPageBreak/>
        <w:t>applied separately within each dataset, so significance thresholds are not directly comparable across datasets, and cross-dataset meta-analysis would require a unified multiple-testing framework.</w:t>
      </w:r>
    </w:p>
    <w:p w14:paraId="04F5BCFC" w14:textId="77777777" w:rsidR="002548F6" w:rsidRDefault="00000000">
      <w:pPr>
        <w:spacing w:after="80"/>
      </w:pPr>
      <w: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(v0.4.9) and all analysis notebooks are available at https://github.com/zhanglknt/CKI-cell-type-identification under the MIT License.</w:t>
      </w:r>
    </w:p>
    <w:p w14:paraId="625FC113" w14:textId="77777777" w:rsidR="002548F6" w:rsidRDefault="00000000">
      <w:pPr>
        <w:pStyle w:val="Heading1"/>
        <w:spacing w:before="420" w:after="160"/>
      </w:pPr>
      <w:r>
        <w:rPr>
          <w:rFonts w:ascii="Arial" w:hAnsi="Arial"/>
          <w:color w:val="000000"/>
        </w:rPr>
        <w:t>Conclusions</w:t>
      </w:r>
    </w:p>
    <w:p w14:paraId="0E7ED238" w14:textId="77777777" w:rsidR="002548F6" w:rsidRDefault="00000000">
      <w:pPr>
        <w:spacing w:after="80"/>
      </w:pPr>
      <w: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14:paraId="3253596E" w14:textId="77777777" w:rsidR="002548F6" w:rsidRDefault="00000000">
      <w:pPr>
        <w:pStyle w:val="Heading1"/>
        <w:spacing w:before="420" w:after="160"/>
      </w:pPr>
      <w:r>
        <w:rPr>
          <w:rFonts w:ascii="Arial" w:hAnsi="Arial"/>
          <w:color w:val="000000"/>
        </w:rPr>
        <w:t>Methods</w:t>
      </w:r>
    </w:p>
    <w:p w14:paraId="429A9572" w14:textId="77777777" w:rsidR="002548F6" w:rsidRDefault="00000000">
      <w:pPr>
        <w:pStyle w:val="Heading2"/>
        <w:spacing w:before="420" w:after="160"/>
      </w:pPr>
      <w:r>
        <w:rPr>
          <w:rFonts w:ascii="Arial" w:hAnsi="Arial"/>
          <w:color w:val="000000"/>
          <w:sz w:val="24"/>
        </w:rPr>
        <w:t>CKI computation</w:t>
      </w:r>
    </w:p>
    <w:p w14:paraId="3F641101" w14:textId="77777777" w:rsidR="002548F6" w:rsidRDefault="00000000">
      <w:pPr>
        <w:spacing w:after="80"/>
      </w:pPr>
      <w:r>
        <w:t>We normalize raw count matrices to 10,000 counts per cell and apply log1p transformation [42].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14:paraId="7CED1DFD" w14:textId="77777777" w:rsidR="002548F6" w:rsidRDefault="00000000">
      <w:pPr>
        <w:spacing w:after="80"/>
      </w:pPr>
      <w:r>
        <w:t xml:space="preserve">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w:t>
      </w:r>
      <w:r>
        <w:lastRenderedPageBreak/>
        <w:t>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[43]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Additional file 1.</w:t>
      </w:r>
    </w:p>
    <w:p w14:paraId="2FA46FD1" w14:textId="77777777" w:rsidR="002548F6" w:rsidRDefault="00000000">
      <w:pPr>
        <w:spacing w:after="80"/>
      </w:pPr>
      <w: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0.4.9.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14:paraId="526276F9" w14:textId="77777777" w:rsidR="002548F6" w:rsidRDefault="00000000">
      <w:pPr>
        <w:pStyle w:val="Heading2"/>
        <w:spacing w:before="420" w:after="160"/>
      </w:pPr>
      <w:r>
        <w:rPr>
          <w:rFonts w:ascii="Arial" w:hAnsi="Arial"/>
          <w:color w:val="000000"/>
          <w:sz w:val="24"/>
        </w:rPr>
        <w:t>Dimensionality invariance of JS divergence</w:t>
      </w:r>
    </w:p>
    <w:p w14:paraId="267B0454" w14:textId="286C7140" w:rsidR="002548F6" w:rsidRDefault="00000000">
      <w:pPr>
        <w:spacing w:after="80"/>
      </w:pPr>
      <w:r>
        <w:t xml:space="preserve">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Additional file 1: </w:t>
      </w:r>
      <w:r w:rsidR="00492906" w:rsidRPr="00492906">
        <w:rPr>
          <w:color w:val="FF0000"/>
        </w:rPr>
        <w:t>Fig.</w:t>
      </w:r>
      <w:r>
        <w:t xml:space="preserve"> S1</w:t>
      </w:r>
      <w:ins w:id="22" w:author="Microsoft Office User" w:date="2026-09-12T17:49:00Z">
        <w:r w:rsidR="002F2B05">
          <w:t>1</w:t>
        </w:r>
      </w:ins>
      <w:del w:id="23" w:author="Microsoft Office User" w:date="2026-09-12T17:49:00Z">
        <w:r w:rsidDel="002F2B05">
          <w:delText>2</w:delText>
        </w:r>
      </w:del>
      <w:r>
        <w:t>).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14:paraId="5861C422" w14:textId="77777777" w:rsidR="002548F6" w:rsidRDefault="00000000">
      <w:pPr>
        <w:pStyle w:val="Heading2"/>
        <w:spacing w:before="420" w:after="160"/>
      </w:pPr>
      <w:r>
        <w:rPr>
          <w:rFonts w:ascii="Arial" w:hAnsi="Arial"/>
          <w:color w:val="000000"/>
          <w:sz w:val="24"/>
        </w:rPr>
        <w:lastRenderedPageBreak/>
        <w:t>Permutation test</w:t>
      </w:r>
    </w:p>
    <w:p w14:paraId="39AE4057" w14:textId="77777777" w:rsidR="002548F6" w:rsidRDefault="00000000">
      <w:pPr>
        <w:spacing w:after="80"/>
      </w:pPr>
      <w: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[44] is applied within each dataset; larger-scale analyses are supplemented with non-parametric tests and descriptive statistics.</w:t>
      </w:r>
    </w:p>
    <w:p w14:paraId="6CE72A56" w14:textId="77777777" w:rsidR="002548F6" w:rsidRDefault="00000000">
      <w:pPr>
        <w:pStyle w:val="Heading2"/>
        <w:spacing w:before="420" w:after="160"/>
      </w:pPr>
      <w:r>
        <w:rPr>
          <w:rFonts w:ascii="Arial" w:hAnsi="Arial"/>
          <w:color w:val="000000"/>
          <w:sz w:val="24"/>
        </w:rPr>
        <w:t>Datasets</w:t>
      </w:r>
    </w:p>
    <w:p w14:paraId="7B50122F" w14:textId="77777777" w:rsidR="002548F6" w:rsidRDefault="00000000">
      <w:pPr>
        <w:spacing w:after="80"/>
      </w:pPr>
      <w: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[45] with flavor="seurat" [46,47] and n_top_genes=2,000.</w:t>
      </w:r>
    </w:p>
    <w:p w14:paraId="49D69979" w14:textId="77777777" w:rsidR="002548F6" w:rsidRDefault="00000000">
      <w:pPr>
        <w:spacing w:after="80"/>
      </w:pPr>
      <w: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14:paraId="48CA8F4C" w14:textId="77777777" w:rsidR="002548F6" w:rsidRDefault="00000000">
      <w:pPr>
        <w:spacing w:after="80"/>
      </w:pPr>
      <w:r>
        <w:t xml:space="preserve">TCGA bulk RNA-seq [48]: five cancer types from NCI Genomic Data Commons, accessed via TCGAbiolinks [49] and cBioPortal [50]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[16,17] were retrieved from cBioPortal (brca_tcga_pub study, PAM50_SUBTYPE clinical attribute; 522 samples with subtype calls). </w:t>
      </w:r>
      <w:r>
        <w:lastRenderedPageBreak/>
        <w:t>LIHC Edmondson grade [15]: from cBioPortal, 288 tumors. LUAD mutations: from cBioPortal, 492 samples (61 EGFR, 120 KRAS, 311 WT).</w:t>
      </w:r>
    </w:p>
    <w:p w14:paraId="1DE8365F" w14:textId="77777777" w:rsidR="002548F6" w:rsidRDefault="00000000">
      <w:pPr>
        <w:spacing w:after="80"/>
      </w:pPr>
      <w:r>
        <w:t>Human brain atlas [12]: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14:paraId="707A933B" w14:textId="77777777" w:rsidR="002548F6" w:rsidRDefault="00000000">
      <w:pPr>
        <w:pStyle w:val="Heading2"/>
        <w:spacing w:before="420" w:after="160"/>
      </w:pPr>
      <w:r>
        <w:rPr>
          <w:rFonts w:ascii="Arial" w:hAnsi="Arial"/>
          <w:color w:val="000000"/>
          <w:sz w:val="24"/>
        </w:rPr>
        <w:t>Method comparison</w:t>
      </w:r>
    </w:p>
    <w:p w14:paraId="296F2B88" w14:textId="77777777" w:rsidR="002548F6" w:rsidRDefault="00000000">
      <w:pPr>
        <w:spacing w:after="80"/>
      </w:pPr>
      <w: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14:paraId="28E5C5DE" w14:textId="77777777" w:rsidR="002548F6" w:rsidRDefault="00000000">
      <w:pPr>
        <w:pStyle w:val="Heading2"/>
        <w:spacing w:before="420" w:after="160"/>
      </w:pPr>
      <w:r>
        <w:rPr>
          <w:rFonts w:ascii="Arial" w:hAnsi="Arial"/>
          <w:color w:val="000000"/>
          <w:sz w:val="24"/>
        </w:rPr>
        <w:t>Multiplicative residual model for brain regional analysis</w:t>
      </w:r>
    </w:p>
    <w:p w14:paraId="11E497BD" w14:textId="77777777" w:rsidR="002548F6" w:rsidRDefault="00000000">
      <w:pPr>
        <w:spacing w:after="80"/>
      </w:pPr>
      <w:r>
        <w:t xml:space="preserve">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w:t>
      </w:r>
      <w:r>
        <w:lastRenderedPageBreak/>
        <w:t>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Statistical reporting),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Additional file 1: Note 4.6).</w:t>
      </w:r>
    </w:p>
    <w:p w14:paraId="099DE915" w14:textId="77777777" w:rsidR="002548F6" w:rsidRDefault="00000000">
      <w:pPr>
        <w:pStyle w:val="Heading2"/>
        <w:spacing w:before="420" w:after="160"/>
      </w:pPr>
      <w:r>
        <w:rPr>
          <w:rFonts w:ascii="Arial" w:hAnsi="Arial"/>
          <w:color w:val="000000"/>
          <w:sz w:val="24"/>
        </w:rPr>
        <w:t>Robustness and calibration analyses</w:t>
      </w:r>
    </w:p>
    <w:p w14:paraId="0A037FAF" w14:textId="77777777" w:rsidR="002548F6" w:rsidRDefault="00000000">
      <w:pPr>
        <w:spacing w:after="80"/>
      </w:pPr>
      <w:r>
        <w:t xml:space="preserve">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w:t>
      </w:r>
      <w:r>
        <w:lastRenderedPageBreak/>
        <w:t>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14:paraId="434600C4" w14:textId="77777777" w:rsidR="002548F6" w:rsidRDefault="00000000">
      <w:pPr>
        <w:spacing w:after="80"/>
      </w:pPr>
      <w: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14:paraId="6F982EC6" w14:textId="77777777" w:rsidR="002548F6" w:rsidRDefault="00000000">
      <w:pPr>
        <w:pStyle w:val="Heading2"/>
        <w:spacing w:before="420" w:after="160"/>
      </w:pPr>
      <w:r>
        <w:rPr>
          <w:rFonts w:ascii="Arial" w:hAnsi="Arial"/>
          <w:color w:val="000000"/>
          <w:sz w:val="24"/>
        </w:rPr>
        <w:t>Ground-truth simulation</w:t>
      </w:r>
    </w:p>
    <w:p w14:paraId="3C475E63" w14:textId="77777777" w:rsidR="002548F6" w:rsidRDefault="00000000">
      <w:pPr>
        <w:spacing w:after="80"/>
      </w:pPr>
      <w:r>
        <w:t xml:space="preserve">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w:t>
      </w:r>
      <w:r>
        <w:lastRenderedPageBreak/>
        <w:t>background across the full grid). Full results: Additional file 1: Note 3.12 and the results/groundtruth_simulation_*.csv files of the companion repository.</w:t>
      </w:r>
    </w:p>
    <w:p w14:paraId="18FCCA91" w14:textId="77777777" w:rsidR="002548F6" w:rsidRDefault="00000000">
      <w:pPr>
        <w:pStyle w:val="Heading2"/>
        <w:spacing w:before="420" w:after="160"/>
      </w:pPr>
      <w:r>
        <w:rPr>
          <w:rFonts w:ascii="Arial" w:hAnsi="Arial"/>
          <w:color w:val="000000"/>
          <w:sz w:val="24"/>
        </w:rPr>
        <w:t>Perturbation demonstration (IFN-β PBMC)</w:t>
      </w:r>
    </w:p>
    <w:p w14:paraId="34F3E4E8" w14:textId="77777777" w:rsidR="002548F6" w:rsidRDefault="00000000">
      <w:pPr>
        <w:spacing w:after="80"/>
      </w:pPr>
      <w: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Note 3.15):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14:paraId="0BA17605" w14:textId="77777777" w:rsidR="002548F6" w:rsidRDefault="00000000">
      <w:pPr>
        <w:pStyle w:val="Heading2"/>
        <w:spacing w:before="420" w:after="160"/>
      </w:pPr>
      <w:r>
        <w:rPr>
          <w:rFonts w:ascii="Arial" w:hAnsi="Arial"/>
          <w:color w:val="000000"/>
          <w:sz w:val="24"/>
        </w:rPr>
        <w:t>Fixed gene-panel ablation</w:t>
      </w:r>
    </w:p>
    <w:p w14:paraId="4C395A35" w14:textId="77777777" w:rsidR="002548F6" w:rsidRDefault="00000000">
      <w:pPr>
        <w:spacing w:after="80"/>
      </w:pPr>
      <w: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Additional file 1: Note 3.13 and the results/fixed_panel_ablation_* files of the companion repository.</w:t>
      </w:r>
    </w:p>
    <w:p w14:paraId="4F468C87" w14:textId="77777777" w:rsidR="002548F6" w:rsidRDefault="00000000">
      <w:pPr>
        <w:pStyle w:val="Heading2"/>
        <w:spacing w:before="420" w:after="160"/>
      </w:pPr>
      <w:r>
        <w:rPr>
          <w:rFonts w:ascii="Arial" w:hAnsi="Arial"/>
          <w:color w:val="000000"/>
          <w:sz w:val="24"/>
        </w:rPr>
        <w:lastRenderedPageBreak/>
        <w:t>Clinical severity analysis</w:t>
      </w:r>
    </w:p>
    <w:p w14:paraId="6089F8BF" w14:textId="77777777" w:rsidR="002548F6" w:rsidRDefault="00000000">
      <w:pPr>
        <w:spacing w:after="80"/>
      </w:pPr>
      <w:r>
        <w:t>For TCGA clinical severity analysis, we computed intratumoral ω for samples within each clinical stratum using the hybrid scheme. BRCA PAM50 subtype calls [16,17]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[15]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Additional file 1: Note 3.16).</w:t>
      </w:r>
    </w:p>
    <w:p w14:paraId="2818B232" w14:textId="77777777" w:rsidR="002548F6" w:rsidRDefault="00000000">
      <w:pPr>
        <w:pStyle w:val="Heading2"/>
        <w:spacing w:before="420" w:after="160"/>
      </w:pPr>
      <w:r>
        <w:rPr>
          <w:rFonts w:ascii="Arial" w:hAnsi="Arial"/>
          <w:color w:val="000000"/>
          <w:sz w:val="24"/>
        </w:rPr>
        <w:t>Computational environment</w:t>
      </w:r>
    </w:p>
    <w:p w14:paraId="5678F6D6" w14:textId="77777777" w:rsidR="002548F6" w:rsidRDefault="00000000">
      <w:pPr>
        <w:spacing w:after="80"/>
      </w:pPr>
      <w:r>
        <w:t>Typical runtime for a single cell-type pair is under 5 minutes on a standard laptop; the full brain analysis (31,764 pairs) required approximately 72 core-hours on a Windows x64 workstation with at least 32 GB RAM (the verified environment of the Reproducibility Guide, Section 1.3; Additional file 2). All analyses were performed in Python 3.14.4 with scanpy 1.12.1 [45], scipy ≥ 1.10.0, numpy ≥ 1.23.0, pandas ≥ 1.5.0, matplotlib ≥ 3.6.0, seaborn [51] ≥ 0.12.0, and scikit-learn [52]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14:paraId="79A2654D" w14:textId="77777777" w:rsidR="002548F6" w:rsidRDefault="00000000">
      <w:pPr>
        <w:pStyle w:val="Heading2"/>
        <w:spacing w:before="420" w:after="160"/>
      </w:pPr>
      <w:r>
        <w:rPr>
          <w:rFonts w:ascii="Arial" w:hAnsi="Arial"/>
          <w:color w:val="000000"/>
          <w:sz w:val="24"/>
        </w:rPr>
        <w:t>Statistical reporting</w:t>
      </w:r>
    </w:p>
    <w:p w14:paraId="66153AF3" w14:textId="77777777" w:rsidR="002548F6" w:rsidRDefault="00000000">
      <w:pPr>
        <w:spacing w:after="80"/>
      </w:pPr>
      <w:r>
        <w:t xml:space="preserve">We report summary statistics as mean ± s.d. (range) or median [IQR] as noted. Resampling-based inference [53]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[44] is applied within each dataset, with two levels distinguished. First, group-level tests (one test per cell class, cell type, or cancer type): brain cell-class (m = 10), </w:t>
      </w:r>
      <w:r>
        <w:lastRenderedPageBreak/>
        <w:t>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14:paraId="57835F68" w14:textId="77777777" w:rsidR="002548F6" w:rsidRDefault="00000000">
      <w:pPr>
        <w:spacing w:after="80"/>
      </w:pPr>
      <w: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(Additional file 1: Note 3.5;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14:paraId="65EFFE88" w14:textId="77777777" w:rsidR="002548F6" w:rsidRDefault="00000000">
      <w:pPr>
        <w:spacing w:after="80"/>
      </w:pPr>
      <w: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w:t>
      </w:r>
      <w:r w:rsidR="00492906" w:rsidRPr="00492906">
        <w:rPr>
          <w:color w:val="FF0000"/>
        </w:rPr>
        <w:t>Fig.</w:t>
      </w:r>
      <w:r>
        <w:t xml:space="preserve"> 2</w:t>
      </w:r>
      <w:ins w:id="24" w:author="Microsoft Office User" w:date="2026-09-08T20:42:00Z">
        <w:r w:rsidR="00666C37">
          <w:t>C</w:t>
        </w:r>
      </w:ins>
      <w:del w:id="25" w:author="Microsoft Office User" w:date="2026-09-08T20:42:00Z">
        <w:r w:rsidDel="00666C37">
          <w:delText>D</w:delText>
        </w:r>
      </w:del>
      <w:r>
        <w:t xml:space="preserve">) uses a one-sided Mann-Whitney U test (H1: ω_X &gt; ω_C) matching the directional calibration hypothesis; as an exploratory pilot (n = 15) this contrast is reported for transparency rather than as a pre-registered test. Descriptive statistics are reported as mean ± </w:t>
      </w:r>
      <w:r>
        <w:lastRenderedPageBreak/>
        <w:t>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14:paraId="43049ADF" w14:textId="77777777" w:rsidR="002548F6" w:rsidRDefault="00000000">
      <w:pPr>
        <w:pStyle w:val="Heading2"/>
        <w:spacing w:before="420" w:after="160"/>
      </w:pPr>
      <w:r>
        <w:rPr>
          <w:rFonts w:ascii="Arial" w:hAnsi="Arial"/>
          <w:color w:val="000000"/>
          <w:sz w:val="24"/>
        </w:rPr>
        <w:t>Use of large language models</w:t>
      </w:r>
    </w:p>
    <w:p w14:paraId="22B63355" w14:textId="77777777" w:rsidR="002548F6" w:rsidRDefault="00000000">
      <w:pPr>
        <w:spacing w:after="80"/>
      </w:pPr>
      <w: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14:paraId="42DC00F2" w14:textId="77777777" w:rsidR="002548F6" w:rsidRDefault="00000000">
      <w:pPr>
        <w:pStyle w:val="Heading1"/>
        <w:spacing w:before="420" w:after="160"/>
      </w:pPr>
      <w:r>
        <w:rPr>
          <w:rFonts w:ascii="Arial" w:hAnsi="Arial"/>
          <w:color w:val="000000"/>
        </w:rPr>
        <w:t>List of abbreviations</w:t>
      </w:r>
    </w:p>
    <w:p w14:paraId="0D1D1F2E" w14:textId="77777777" w:rsidR="002548F6" w:rsidRDefault="00000000">
      <w:pPr>
        <w:spacing w:after="80"/>
      </w:pPr>
      <w:r>
        <w:t>AUC, area under the ROC curve; BH, Benjamini-Hochberg; CKI, Cell-type Ka/Ks-inspired Index; CV, coefficient of variation; DE, differentially expressed; FDR, false discovery rate; GSVA, gene set variation analysis; HK, housekeeping; HVG, highly variable gene; IQR, interquartile range; JS, Jensen-Shannon; OPC, oligodendrocyte precursor cell; PAM50, prediction analysis of microarray 50; QC, quality control; ROC, receiver operating characteristic; SD, standard deviation; SES, standardized effect size; TCGA, The Cancer Genome Atlas.</w:t>
      </w:r>
    </w:p>
    <w:p w14:paraId="3141E454" w14:textId="77777777" w:rsidR="002548F6" w:rsidRDefault="00000000">
      <w:pPr>
        <w:pStyle w:val="Heading1"/>
        <w:spacing w:before="420" w:after="160"/>
      </w:pPr>
      <w:r>
        <w:rPr>
          <w:rFonts w:ascii="Arial" w:hAnsi="Arial"/>
          <w:color w:val="000000"/>
        </w:rPr>
        <w:t>Declarations</w:t>
      </w:r>
    </w:p>
    <w:p w14:paraId="47E14255" w14:textId="77777777" w:rsidR="002548F6" w:rsidRDefault="00000000">
      <w:pPr>
        <w:pStyle w:val="Heading2"/>
        <w:spacing w:before="420" w:after="160"/>
      </w:pPr>
      <w:r>
        <w:rPr>
          <w:rFonts w:ascii="Arial" w:hAnsi="Arial"/>
          <w:color w:val="000000"/>
          <w:sz w:val="24"/>
        </w:rPr>
        <w:t>Ethics approval and consent to participate</w:t>
      </w:r>
    </w:p>
    <w:p w14:paraId="27BA8C39" w14:textId="77777777" w:rsidR="002548F6" w:rsidRDefault="00000000">
      <w:pPr>
        <w:spacing w:after="80"/>
      </w:pPr>
      <w:r>
        <w:t>Not applicable. This study analysed only publicly available, de-identified datasets and did not involve human participants, human tissue, or animals.</w:t>
      </w:r>
    </w:p>
    <w:p w14:paraId="3AA23C47" w14:textId="77777777" w:rsidR="002548F6" w:rsidRDefault="00000000">
      <w:pPr>
        <w:pStyle w:val="Heading2"/>
        <w:spacing w:before="420" w:after="160"/>
      </w:pPr>
      <w:r>
        <w:rPr>
          <w:rFonts w:ascii="Arial" w:hAnsi="Arial"/>
          <w:color w:val="000000"/>
          <w:sz w:val="24"/>
        </w:rPr>
        <w:t>Consent for publication</w:t>
      </w:r>
    </w:p>
    <w:p w14:paraId="7CEF33E6" w14:textId="77777777" w:rsidR="002548F6" w:rsidRDefault="00000000">
      <w:pPr>
        <w:spacing w:after="80"/>
      </w:pPr>
      <w:r>
        <w:t>Not applicable.</w:t>
      </w:r>
    </w:p>
    <w:p w14:paraId="7FA70306" w14:textId="77777777" w:rsidR="002548F6" w:rsidRDefault="00000000">
      <w:pPr>
        <w:pStyle w:val="Heading2"/>
        <w:spacing w:before="420" w:after="160"/>
      </w:pPr>
      <w:r>
        <w:rPr>
          <w:rFonts w:ascii="Arial" w:hAnsi="Arial"/>
          <w:color w:val="000000"/>
          <w:sz w:val="24"/>
        </w:rPr>
        <w:t>Availability of data and materials</w:t>
      </w:r>
    </w:p>
    <w:p w14:paraId="452C02C7" w14:textId="77777777" w:rsidR="002548F6" w:rsidRDefault="00000000">
      <w:pPr>
        <w:spacing w:after="80"/>
      </w:pPr>
      <w:r>
        <w:t xml:space="preserve">Tabula Muris data: GEO accession GSE109774. Tabula Sapiens data: CZ CELLxGENE Discover (https://cellxgene.cziscience.com/, accessed July 2025) [54]. TCGA data: NCI Genomic Data Commons (https://portal.gdc.cancer.gov/). HRT Atlas (optional human/mouse HK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[16,17]). MSigDB Hallmark gene sets: from Liberzon et al. [55]. The CKI source </w:t>
      </w:r>
      <w:r>
        <w:lastRenderedPageBreak/>
        <w:t>code (v0.4.9) is publicly available at https://github.com/zhanglknt/CKI-cell-type-identification (tag v0.4.9) under the MIT License. A permanent archival copy has been deposited at Zenodo (concept DOI: 10.5281/zenodo.20405458; version DOI for v0.4.9: 10.5281/zenodo.22333850). The package requires Python ≥3.10 and runs on Linux, macOS, and Windows. A Dockerfile is provided in the repository for containerized reproducibility. All analysis notebooks and processed data matrices are available in the same GitHub repository (tag v0.4.9) and are included in the Zenodo archive (concept DOI: 10.5281/zenodo.20405458).</w:t>
      </w:r>
    </w:p>
    <w:p w14:paraId="44736109" w14:textId="77777777" w:rsidR="002548F6" w:rsidRDefault="00000000">
      <w:pPr>
        <w:pStyle w:val="Heading2"/>
        <w:spacing w:before="420" w:after="160"/>
      </w:pPr>
      <w:r>
        <w:rPr>
          <w:rFonts w:ascii="Arial" w:hAnsi="Arial"/>
          <w:color w:val="000000"/>
          <w:sz w:val="24"/>
        </w:rPr>
        <w:t>Competing interests</w:t>
      </w:r>
    </w:p>
    <w:p w14:paraId="195E80D2" w14:textId="77777777" w:rsidR="002548F6" w:rsidRDefault="00000000">
      <w:pPr>
        <w:spacing w:after="80"/>
      </w:pPr>
      <w:r>
        <w:t>The authors declare that they have no competing interests.</w:t>
      </w:r>
    </w:p>
    <w:p w14:paraId="5980B701" w14:textId="77777777" w:rsidR="002548F6" w:rsidRDefault="00000000">
      <w:pPr>
        <w:pStyle w:val="Heading2"/>
        <w:spacing w:before="420" w:after="160"/>
      </w:pPr>
      <w:r>
        <w:rPr>
          <w:rFonts w:ascii="Arial" w:hAnsi="Arial"/>
          <w:color w:val="000000"/>
          <w:sz w:val="24"/>
        </w:rPr>
        <w:t>Funding</w:t>
      </w:r>
    </w:p>
    <w:p w14:paraId="39F97C7A" w14:textId="77777777" w:rsidR="002548F6" w:rsidRDefault="00000000">
      <w:pPr>
        <w:spacing w:after="80"/>
      </w:pPr>
      <w:r>
        <w:t>This work was supported by the National Natural Science Foundation of China (NSFC) under grant number 32370682.</w:t>
      </w:r>
    </w:p>
    <w:p w14:paraId="3329295D" w14:textId="77777777" w:rsidR="002548F6" w:rsidRDefault="00000000">
      <w:pPr>
        <w:pStyle w:val="Heading2"/>
        <w:spacing w:before="420" w:after="160"/>
      </w:pPr>
      <w:r>
        <w:rPr>
          <w:rFonts w:ascii="Arial" w:hAnsi="Arial"/>
          <w:color w:val="000000"/>
          <w:sz w:val="24"/>
        </w:rPr>
        <w:t>Authors' contributions</w:t>
      </w:r>
    </w:p>
    <w:p w14:paraId="4D24B4D8" w14:textId="77777777" w:rsidR="002548F6" w:rsidRDefault="00000000">
      <w:pPr>
        <w:spacing w:after="80"/>
      </w:pPr>
      <w:r>
        <w:t>X.W. performed the analyses and wrote the first draft of the manuscript. L.Z. conceived and supervised the study, developed the CKI algorithm, acquired funding, and finalized the manuscript. Both authors read and approved the final manuscript.</w:t>
      </w:r>
    </w:p>
    <w:p w14:paraId="143A9711" w14:textId="77777777" w:rsidR="002548F6" w:rsidRDefault="00000000">
      <w:pPr>
        <w:pStyle w:val="Heading2"/>
        <w:spacing w:before="420" w:after="160"/>
      </w:pPr>
      <w:r>
        <w:rPr>
          <w:rFonts w:ascii="Arial" w:hAnsi="Arial"/>
          <w:color w:val="000000"/>
          <w:sz w:val="24"/>
        </w:rPr>
        <w:t>Acknowledgements</w:t>
      </w:r>
    </w:p>
    <w:p w14:paraId="26C21D6D" w14:textId="77777777" w:rsidR="002548F6" w:rsidRDefault="00000000">
      <w:pPr>
        <w:spacing w:after="80"/>
      </w:pPr>
      <w: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14:paraId="7FEFA58D" w14:textId="77777777" w:rsidR="002548F6" w:rsidRDefault="00000000">
      <w:pPr>
        <w:pStyle w:val="Heading1"/>
        <w:spacing w:before="420" w:after="160"/>
      </w:pPr>
      <w:r>
        <w:rPr>
          <w:rFonts w:ascii="Arial" w:hAnsi="Arial"/>
          <w:color w:val="000000"/>
        </w:rPr>
        <w:t>Additional files</w:t>
      </w:r>
    </w:p>
    <w:p w14:paraId="27AF12F4" w14:textId="77777777" w:rsidR="002548F6" w:rsidRDefault="00000000">
      <w:pPr>
        <w:spacing w:after="80"/>
      </w:pPr>
      <w:r w:rsidRPr="0080243A">
        <w:rPr>
          <w:highlight w:val="yellow"/>
          <w:rPrChange w:id="26" w:author="Microsoft Office User" w:date="2026-09-11T09:34:00Z">
            <w:rPr/>
          </w:rPrChange>
        </w:rPr>
        <w:t>Additional file 1</w:t>
      </w:r>
      <w:r>
        <w:t xml:space="preserve">: CKI supplementary notes. Format: DOCX. Title: CKI: Supplementary Notes. Description: extended methods and supplementary analyses, including Supplementary Figures S1–S14 and Supplementary </w:t>
      </w:r>
      <w:r w:rsidRPr="0080243A">
        <w:rPr>
          <w:highlight w:val="yellow"/>
          <w:rPrChange w:id="27" w:author="Microsoft Office User" w:date="2026-09-11T09:32:00Z">
            <w:rPr/>
          </w:rPrChange>
        </w:rPr>
        <w:t>Tables S1–S4</w:t>
      </w:r>
      <w:r>
        <w:t>.</w:t>
      </w:r>
    </w:p>
    <w:p w14:paraId="0276D085" w14:textId="77777777" w:rsidR="002548F6" w:rsidRDefault="00000000">
      <w:pPr>
        <w:spacing w:after="80"/>
      </w:pPr>
      <w:r>
        <w:t>Additional file 2: CKI Reproducibility Guide. Format: DOCX. Title: CKI Reproducibility Guide. Description: step-by-step instructions, verified computational environment, and spot-check values for reproducing all analyses, figures, and tables reported in this work.</w:t>
      </w:r>
    </w:p>
    <w:p w14:paraId="232A226F" w14:textId="77777777" w:rsidR="002548F6" w:rsidRDefault="00000000">
      <w:pPr>
        <w:pStyle w:val="Heading1"/>
        <w:spacing w:before="420" w:after="160"/>
      </w:pPr>
      <w:r>
        <w:rPr>
          <w:rFonts w:ascii="Arial" w:hAnsi="Arial"/>
          <w:color w:val="000000"/>
        </w:rPr>
        <w:lastRenderedPageBreak/>
        <w:t>Figure legends</w:t>
      </w:r>
    </w:p>
    <w:p w14:paraId="2277C4EF" w14:textId="77777777" w:rsidR="002548F6" w:rsidRDefault="00000000">
      <w:pPr>
        <w:spacing w:after="80"/>
      </w:pPr>
      <w: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14:paraId="67CACFAD" w14:textId="77777777" w:rsidR="002548F6" w:rsidRDefault="00000000">
      <w:pPr>
        <w:spacing w:after="80"/>
      </w:pPr>
      <w:r>
        <w:t xml:space="preserve">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w:t>
      </w:r>
      <w:del w:id="28" w:author="Microsoft Office User" w:date="2026-09-08T20:35:00Z">
        <w:r w:rsidDel="00666C37">
          <w:delText xml:space="preserve">(C) Spearman correlation between CKI ω and four standard metrics (Cosine, Raw JS, Marker Jaccard, Spearman) on Tabula Muris data (703 pairs across 38 cell types). On the mouse calibration data ω is only weakly correlated with the standard metrics (|r| ≤ 0.28, with Raw JS near zero at +0.05), whereas on the human data all four correlations are negative (Results, “Correlation structure between CKI and standard metrics”; </w:delText>
        </w:r>
        <w:r w:rsidR="00492906" w:rsidRPr="00492906" w:rsidDel="00666C37">
          <w:rPr>
            <w:color w:val="FF0000"/>
          </w:rPr>
          <w:delText>Fig.</w:delText>
        </w:r>
        <w:r w:rsidDel="00666C37">
          <w:delText xml:space="preserve"> 3); in neither case should the correlation pattern be read as evidence that ω captures an independent information dimension, because it partly reflects the ω denominator. </w:delText>
        </w:r>
      </w:del>
      <w:r>
        <w:t>(</w:t>
      </w:r>
      <w:ins w:id="29" w:author="Microsoft Office User" w:date="2026-09-08T20:35:00Z">
        <w:r w:rsidR="00666C37">
          <w:rPr>
            <w:rFonts w:hint="eastAsia"/>
            <w:lang w:eastAsia="zh-CN"/>
          </w:rPr>
          <w:t>C</w:t>
        </w:r>
      </w:ins>
      <w:del w:id="30" w:author="Microsoft Office User" w:date="2026-09-08T20:35:00Z">
        <w:r w:rsidDel="00666C37">
          <w:delText>D</w:delText>
        </w:r>
      </w:del>
      <w:r>
        <w:t>) ω distribution by comparison category (log scale) from the mouse pilot calibration dataset. Boxes: median and IQR; whiskers, 1.5× IQR. ω increases monotonically from control splits (C) to cross-organ comparisons (X); X vs. C, one-sided Mann-Whitney test.</w:t>
      </w:r>
    </w:p>
    <w:p w14:paraId="6A8E0B4B" w14:textId="77777777" w:rsidR="002548F6" w:rsidDel="00CD0D8F" w:rsidRDefault="00000000">
      <w:pPr>
        <w:spacing w:after="80"/>
        <w:rPr>
          <w:del w:id="31" w:author="Microsoft Office User" w:date="2026-09-09T09:58:00Z"/>
        </w:rPr>
      </w:pPr>
      <w:r>
        <w:t xml:space="preserve">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w:t>
      </w:r>
      <w:del w:id="32" w:author="Microsoft Office User" w:date="2026-09-09T09:58:00Z">
        <w:r w:rsidDel="00CD0D8F">
          <w:delText xml:space="preserve">(B) Scatter plot of CKI ω vs. k_n (baseline rate) on Tabula Sapiens data (n = 4,851 pairs), colored by same-organ vs. cross-organ pairs, with Spearman r. </w:delText>
        </w:r>
      </w:del>
      <w:r>
        <w:t>(</w:t>
      </w:r>
      <w:ins w:id="33" w:author="Microsoft Office User" w:date="2026-09-09T09:58:00Z">
        <w:r w:rsidR="00CD0D8F">
          <w:rPr>
            <w:rFonts w:hint="eastAsia"/>
            <w:lang w:eastAsia="zh-CN"/>
          </w:rPr>
          <w:t>B</w:t>
        </w:r>
      </w:ins>
      <w:del w:id="34" w:author="Microsoft Office User" w:date="2026-09-09T09:58:00Z">
        <w:r w:rsidDel="00CD0D8F">
          <w:delText>C</w:delText>
        </w:r>
      </w:del>
      <w:r>
        <w:t xml:space="preserve">) ROC curves for cell-type classification across five metrics on Tabula Sapiens data. </w:t>
      </w:r>
      <w:del w:id="35" w:author="Microsoft Office User" w:date="2026-09-09T09:58:00Z">
        <w:r w:rsidDel="00CD0D8F">
          <w:delText>(D) ω by comparison category: S (same cell type, different organ), D (different cell type, same organ), X (different cell type, different organ); the C category (random split of the same population) has no pairs in this dataset and is not shown. Box plots show log10(ω) distribution. (E) AUC (cell-type classification) vs. interpretability (decomposability) comparison across five metrics. CKI ω had the lowest AUC of all five metrics (0.680, versus 0.690 for Spearman, 0.801 for marker Jaccard, 0.849 for raw JS, and 0.887 for cosine) but is the only fully decomposable metric into baseline (k_n) and functional (k_f) components.</w:delText>
        </w:r>
      </w:del>
    </w:p>
    <w:p w14:paraId="66542837" w14:textId="77777777" w:rsidR="002548F6" w:rsidDel="00EF377F" w:rsidRDefault="00000000">
      <w:pPr>
        <w:spacing w:after="80"/>
        <w:rPr>
          <w:del w:id="36" w:author="Microsoft Office User" w:date="2026-09-09T09:59:00Z"/>
        </w:rPr>
      </w:pPr>
      <w:r>
        <w:t xml:space="preserve">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 </w:t>
      </w:r>
      <w:del w:id="37" w:author="Microsoft Office User" w:date="2026-09-09T09:59:00Z">
        <w:r w:rsidDel="00EF377F">
          <w:delText>(C) Mean ω by PAM50 intrinsic subtype in BRCA (per-sample PAM50 labels; mean tumor-tumor ω within each subtype). (D) Permutation standardized effect size (SES) for NN vs. TT comparisons per cancer type. (E) Tissue-level pairwise ω matrix heatmap across five cancer types.</w:delText>
        </w:r>
      </w:del>
    </w:p>
    <w:p w14:paraId="4597BC5E" w14:textId="77777777" w:rsidR="00EF377F" w:rsidRDefault="00EF377F">
      <w:pPr>
        <w:spacing w:after="80"/>
        <w:rPr>
          <w:ins w:id="38" w:author="Microsoft Office User" w:date="2026-09-09T09:59:00Z"/>
          <w:rFonts w:hint="eastAsia"/>
          <w:lang w:eastAsia="zh-CN"/>
        </w:rPr>
      </w:pPr>
    </w:p>
    <w:p w14:paraId="69223BB0" w14:textId="77777777" w:rsidR="002548F6" w:rsidRDefault="00000000">
      <w:pPr>
        <w:spacing w:after="80"/>
        <w:rPr>
          <w:rFonts w:hint="eastAsia"/>
          <w:lang w:eastAsia="zh-CN"/>
        </w:rPr>
      </w:pPr>
      <w:r>
        <w:t xml:space="preserve">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w:t>
      </w:r>
      <w:r>
        <w:lastRenderedPageBreak/>
        <w:t xml:space="preserve">showing systematic variation across organ pairs. (D) </w:t>
      </w:r>
      <w:del w:id="39" w:author="Microsoft Office User" w:date="2026-09-11T09:30:00Z">
        <w:r w:rsidDel="00AC2DA1">
          <w:delText xml:space="preserve">Table of </w:delText>
        </w:r>
      </w:del>
      <w:ins w:id="40" w:author="Microsoft Office User" w:date="2026-09-11T09:30:00Z">
        <w:r w:rsidR="00AC2DA1">
          <w:rPr>
            <w:rFonts w:hint="eastAsia"/>
            <w:lang w:eastAsia="zh-CN"/>
          </w:rPr>
          <w:t>T</w:t>
        </w:r>
      </w:ins>
      <w:del w:id="41" w:author="Microsoft Office User" w:date="2026-09-11T09:30:00Z">
        <w:r w:rsidDel="00AC2DA1">
          <w:delText>t</w:delText>
        </w:r>
      </w:del>
      <w:r>
        <w:t>op</w:t>
      </w:r>
      <w:ins w:id="42" w:author="Microsoft Office User" w:date="2026-09-11T09:30:00Z">
        <w:r w:rsidR="00AC2DA1">
          <w:t xml:space="preserve"> 5</w:t>
        </w:r>
      </w:ins>
      <w:r>
        <w:t xml:space="preserve"> conservative cell-type pairs with the lowest cross-organ ω values.</w:t>
      </w:r>
    </w:p>
    <w:p w14:paraId="6158AB19" w14:textId="77777777" w:rsidR="002548F6" w:rsidRDefault="00000000">
      <w:pPr>
        <w:spacing w:after="80"/>
      </w:pPr>
      <w:r>
        <w:t xml:space="preserve">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w:t>
      </w:r>
      <w:del w:id="43" w:author="Microsoft Office User" w:date="2026-09-09T16:00:00Z">
        <w:r w:rsidDel="00120057">
          <w:delText xml:space="preserve">(C) Astrocyte ω across representative brain regions (region × region matrix; warmer colors, higher ω). </w:delText>
        </w:r>
      </w:del>
      <w:r>
        <w:t>(</w:t>
      </w:r>
      <w:ins w:id="44" w:author="Microsoft Office User" w:date="2026-09-09T16:00:00Z">
        <w:r w:rsidR="00120057">
          <w:rPr>
            <w:rFonts w:hint="eastAsia"/>
            <w:lang w:eastAsia="zh-CN"/>
          </w:rPr>
          <w:t>C</w:t>
        </w:r>
      </w:ins>
      <w:del w:id="45" w:author="Microsoft Office User" w:date="2026-09-09T16:00:00Z">
        <w:r w:rsidDel="00120057">
          <w:delText>D</w:delText>
        </w:r>
      </w:del>
      <w:r>
        <w:t>)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w:t>
      </w:r>
      <w:ins w:id="46" w:author="Microsoft Office User" w:date="2026-09-10T08:58:00Z">
        <w:r w:rsidR="003729B0">
          <w:rPr>
            <w:rFonts w:hint="eastAsia"/>
            <w:lang w:eastAsia="zh-CN"/>
          </w:rPr>
          <w:t>D</w:t>
        </w:r>
      </w:ins>
      <w:del w:id="47" w:author="Microsoft Office User" w:date="2026-09-09T16:00:00Z">
        <w:r w:rsidDel="00120057">
          <w:delText>E</w:delText>
        </w:r>
      </w:del>
      <w:r>
        <w:t>) Observed vs. expected ω for the five strongest Strong candidates across all cell classes (lowest residuals), showing the gap between observed regional similarity and the cell-type-specific expectation.</w:t>
      </w:r>
    </w:p>
    <w:p w14:paraId="21A8C7F5" w14:textId="77777777" w:rsidR="002548F6" w:rsidRDefault="00000000">
      <w:pPr>
        <w:pStyle w:val="Heading1"/>
        <w:spacing w:before="420" w:after="160"/>
      </w:pPr>
      <w:r>
        <w:rPr>
          <w:rFonts w:ascii="Arial" w:hAnsi="Arial"/>
          <w:color w:val="000000"/>
        </w:rPr>
        <w:t>Additional file 1: Supplementary figure legends</w:t>
      </w:r>
    </w:p>
    <w:p w14:paraId="630BCEBB" w14:textId="77777777" w:rsidR="002548F6" w:rsidRDefault="00000000">
      <w:pPr>
        <w:spacing w:after="80"/>
      </w:pPr>
      <w:r>
        <w:t xml:space="preserve">Additional file 1: Figure S1. Parameter sweep and pathway analysis. (A) k_n stability as a function of housekeeping gene set size, </w:t>
      </w:r>
      <w:proofErr w:type="spellStart"/>
      <w:ins w:id="48" w:author="Microsoft Office User" w:date="2026-09-10T16:48:00Z">
        <w:r w:rsidR="000D5740">
          <w:t>k_n</w:t>
        </w:r>
        <w:proofErr w:type="spellEnd"/>
        <w:r w:rsidR="000D5740" w:rsidRPr="000D5740">
          <w:t xml:space="preserve"> decreases monotonically with increasing HK gene number (250–1,000), indicating that the baseline rate is gene-set-size-dependent; absolute w values are therefore scheme-specific, consistent with the fixed-panel ablation (Results).</w:t>
        </w:r>
      </w:ins>
      <w:del w:id="49" w:author="Microsoft Office User" w:date="2026-09-10T16:48:00Z">
        <w:r w:rsidDel="000D5740">
          <w:delText xml:space="preserve">showing convergence at </w:delText>
        </w:r>
        <w:r w:rsidRPr="00272EAC" w:rsidDel="000D5740">
          <w:rPr>
            <w:highlight w:val="yellow"/>
            <w:rPrChange w:id="50" w:author="Microsoft Office User" w:date="2026-09-10T16:38:00Z">
              <w:rPr/>
            </w:rPrChange>
          </w:rPr>
          <w:delText>~200-300 HK genes</w:delText>
        </w:r>
        <w:r w:rsidDel="000D5740">
          <w:delText>.</w:delText>
        </w:r>
      </w:del>
      <w:r>
        <w:t xml:space="preserve">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w:t>
      </w:r>
      <w:ins w:id="51" w:author="Microsoft Office User" w:date="2026-09-10T16:39:00Z">
        <w:r w:rsidR="00272EAC">
          <w:t>648</w:t>
        </w:r>
      </w:ins>
      <w:del w:id="52" w:author="Microsoft Office User" w:date="2026-09-10T16:39:00Z">
        <w:r w:rsidDel="00272EAC">
          <w:delText>786</w:delText>
        </w:r>
      </w:del>
      <w:r>
        <w:t>, n = 703 mouse cell-type pairs, 6 organs).</w:t>
      </w:r>
    </w:p>
    <w:p w14:paraId="5706B5C6" w14:textId="77777777" w:rsidR="002548F6" w:rsidRDefault="00000000">
      <w:pPr>
        <w:spacing w:after="80"/>
      </w:pPr>
      <w:r>
        <w:t xml:space="preserve">Additional file 1: Figure S2. </w:t>
      </w:r>
      <w:ins w:id="53" w:author="Microsoft Office User" w:date="2026-09-10T21:15:00Z">
        <w:r w:rsidR="006961DC" w:rsidRPr="006961DC">
          <w:t>Calibrated ω under two baselines. (A) Raw ω and calibrated ω (</w:t>
        </w:r>
        <w:proofErr w:type="spellStart"/>
        <w:r w:rsidR="006961DC" w:rsidRPr="006961DC">
          <w:t>ω_cal</w:t>
        </w:r>
        <w:proofErr w:type="spellEnd"/>
        <w:r w:rsidR="006961DC" w:rsidRPr="006961DC">
          <w:t xml:space="preserve"> = ω / 7.70, mouse FACS baseline; ω / 9.73, brain-internal baseline) by brain cell type (log scale). Dashed line indicates the split-half expectation (</w:t>
        </w:r>
        <w:proofErr w:type="spellStart"/>
        <w:r w:rsidR="006961DC" w:rsidRPr="006961DC">
          <w:t>ω_cal</w:t>
        </w:r>
        <w:proofErr w:type="spellEnd"/>
        <w:r w:rsidR="006961DC" w:rsidRPr="006961DC">
          <w:t xml:space="preserve"> = 1.0). (B) Calibrated ω distributions across all 31,764 brain region pairs under both baselines; calibrating with the mouse baseline overstates brain </w:t>
        </w:r>
        <w:proofErr w:type="spellStart"/>
        <w:r w:rsidR="006961DC" w:rsidRPr="006961DC">
          <w:t>ω_cal</w:t>
        </w:r>
        <w:proofErr w:type="spellEnd"/>
        <w:r w:rsidR="006961DC" w:rsidRPr="006961DC">
          <w:t xml:space="preserve"> by 1.26-fold (9.73 / 7.70).</w:t>
        </w:r>
      </w:ins>
      <w:del w:id="54" w:author="Microsoft Office User" w:date="2026-09-10T21:15:00Z">
        <w:r w:rsidDel="006961DC">
          <w:delText>Calibrated omega. (A) Raw vs. calibrated ω (ω_cal = ω / 7.70) by brain cell type. (B) Calibrated ω distribution across all 31,764 brain pairs, with calibration baseline (ω_cal = 1.0) and mean indicated.</w:delText>
        </w:r>
      </w:del>
    </w:p>
    <w:p w14:paraId="37783E9A" w14:textId="77777777" w:rsidR="002548F6" w:rsidDel="00E95B89" w:rsidRDefault="00000000">
      <w:pPr>
        <w:spacing w:after="80"/>
        <w:rPr>
          <w:del w:id="55" w:author="Microsoft Office User" w:date="2026-09-11T10:20:00Z"/>
        </w:rPr>
      </w:pPr>
      <w:commentRangeStart w:id="56"/>
      <w:del w:id="57" w:author="Microsoft Office User" w:date="2026-09-11T10:20:00Z">
        <w:r w:rsidDel="00E95B89">
          <w:delText>Additional file 1: Figure S3. Method comparison performance. ROC-AUC bar plot for cell-type classification across five metrics.</w:delText>
        </w:r>
      </w:del>
    </w:p>
    <w:p w14:paraId="1B067356" w14:textId="1E97B414" w:rsidR="002548F6" w:rsidRDefault="00000000">
      <w:pPr>
        <w:spacing w:after="80"/>
      </w:pPr>
      <w:r>
        <w:t>Additional</w:t>
      </w:r>
      <w:commentRangeEnd w:id="56"/>
      <w:r w:rsidR="00E95B89">
        <w:rPr>
          <w:rStyle w:val="CommentReference"/>
        </w:rPr>
        <w:commentReference w:id="56"/>
      </w:r>
      <w:r>
        <w:t xml:space="preserve"> file 1: Figure S</w:t>
      </w:r>
      <w:ins w:id="58" w:author="Microsoft Office User" w:date="2026-09-11T14:16:00Z">
        <w:r w:rsidR="0074538D">
          <w:t>3</w:t>
        </w:r>
      </w:ins>
      <w:del w:id="59" w:author="Microsoft Office User" w:date="2026-09-11T14:16:00Z">
        <w:r w:rsidDel="0074538D">
          <w:delText>4</w:delText>
        </w:r>
      </w:del>
      <w:r>
        <w:t>. TCGA per-cancer matrices. Pairwise ω matrices for five cancer types (BRCA, KIRC, LIHC, LUAD, LUSC) showing tissue-level transcriptomic divergence structure within each cancer cohort.</w:t>
      </w:r>
    </w:p>
    <w:p w14:paraId="61837877" w14:textId="055C8012" w:rsidR="002548F6" w:rsidRDefault="00000000">
      <w:pPr>
        <w:spacing w:after="80"/>
      </w:pPr>
      <w:r>
        <w:t>Additional file 1: Figure S</w:t>
      </w:r>
      <w:ins w:id="60" w:author="Microsoft Office User" w:date="2026-09-11T14:59:00Z">
        <w:r w:rsidR="005950B5">
          <w:t>4</w:t>
        </w:r>
      </w:ins>
      <w:del w:id="61" w:author="Microsoft Office User" w:date="2026-09-11T14:59:00Z">
        <w:r w:rsidDel="005950B5">
          <w:delText>5</w:delText>
        </w:r>
      </w:del>
      <w:r>
        <w:t>. Cross-organ conservation raw data.</w:t>
      </w:r>
      <w:ins w:id="62" w:author="Microsoft Office User" w:date="2026-09-11T14:59:00Z">
        <w:r w:rsidR="005950B5" w:rsidRPr="005950B5">
          <w:t xml:space="preserve"> </w:t>
        </w:r>
        <w:r w:rsidR="005950B5" w:rsidRPr="005950B5">
          <w:t>Blue = well-sampled (n ≥ 5 pairs); gray = sparsely sampled (n &lt; 5 pairs). Panel A shows mean ± SD; Panel B shows raw pair-level distribution.</w:t>
        </w:r>
      </w:ins>
      <w:commentRangeStart w:id="63"/>
      <w:del w:id="64" w:author="Microsoft Office User" w:date="2026-09-11T14:42:00Z">
        <w:r w:rsidDel="005950B5">
          <w:delText xml:space="preserve"> </w:delText>
        </w:r>
        <w:r w:rsidRPr="005950B5" w:rsidDel="005950B5">
          <w:rPr>
            <w:highlight w:val="yellow"/>
            <w:rPrChange w:id="65" w:author="Microsoft Office User" w:date="2026-09-11T14:41:00Z">
              <w:rPr/>
            </w:rPrChange>
          </w:rPr>
          <w:delText>Complete table of 59 same-cell-type cross-organ pairs (Additional file 1: Table S2)</w:delText>
        </w:r>
      </w:del>
      <w:commentRangeEnd w:id="63"/>
      <w:r w:rsidR="005950B5">
        <w:rPr>
          <w:rStyle w:val="CommentReference"/>
        </w:rPr>
        <w:commentReference w:id="63"/>
      </w:r>
      <w:r>
        <w:t>.</w:t>
      </w:r>
    </w:p>
    <w:p w14:paraId="0BB15F5A" w14:textId="2273531D" w:rsidR="002548F6" w:rsidRDefault="00000000">
      <w:pPr>
        <w:spacing w:after="80"/>
      </w:pPr>
      <w:r>
        <w:t>Additional file 1: Figure S</w:t>
      </w:r>
      <w:ins w:id="66" w:author="Microsoft Office User" w:date="2026-09-11T16:24:00Z">
        <w:r w:rsidR="00F55201">
          <w:t>5</w:t>
        </w:r>
      </w:ins>
      <w:del w:id="67" w:author="Microsoft Office User" w:date="2026-09-11T16:24:00Z">
        <w:r w:rsidDel="00F55201">
          <w:delText>6</w:delText>
        </w:r>
      </w:del>
      <w:r>
        <w:t xml:space="preserve">. Brain regional analysis details. </w:t>
      </w:r>
      <w:ins w:id="68" w:author="Microsoft Office User" w:date="2026-09-11T16:23:00Z">
        <w:r w:rsidR="00BF3395" w:rsidRPr="00BF3395">
          <w:t>(A) Mean regional divergence (ω, with SD) per cell type, ranked ascending; red bars denote significant deviation from the block-</w:t>
        </w:r>
        <w:r w:rsidR="00BF3395" w:rsidRPr="00BF3395">
          <w:lastRenderedPageBreak/>
          <w:t>shuffle null (p &lt; 0.05 and |</w:t>
        </w:r>
        <w:proofErr w:type="spellStart"/>
        <w:r w:rsidR="00BF3395" w:rsidRPr="00BF3395">
          <w:t>standardised</w:t>
        </w:r>
        <w:proofErr w:type="spellEnd"/>
        <w:r w:rsidR="00BF3395" w:rsidRPr="00BF3395">
          <w:t xml:space="preserve"> effect size (SES)| ≥ 2; SES = [observed ω − null mean] / null SD), grey otherwise. (B) ω versus number of sampled regions (</w:t>
        </w:r>
        <w:proofErr w:type="spellStart"/>
        <w:r w:rsidR="00BF3395" w:rsidRPr="00BF3395">
          <w:t>n_regions</w:t>
        </w:r>
        <w:proofErr w:type="spellEnd"/>
        <w:r w:rsidR="00BF3395" w:rsidRPr="00BF3395">
          <w:t xml:space="preserve">) per cell type; Spearman ρ is reported (broader spatial coverage is not significantly associated with divergence at n = 10). (C) Distribution of multiplicative residuals (observed/expected ω) across all 31,764 cross-region pairs; </w:t>
        </w:r>
        <w:proofErr w:type="spellStart"/>
        <w:r w:rsidR="00BF3395" w:rsidRPr="00BF3395">
          <w:t>colours</w:t>
        </w:r>
        <w:proofErr w:type="spellEnd"/>
        <w:r w:rsidR="00BF3395" w:rsidRPr="00BF3395">
          <w:t xml:space="preserve"> indicate confidence tier (Strong: &lt; 0.3; Moderate: &lt; 0.5; </w:t>
        </w:r>
        <w:commentRangeStart w:id="69"/>
        <w:r w:rsidR="00BF3395" w:rsidRPr="00BF3395">
          <w:t>Weak</w:t>
        </w:r>
        <w:commentRangeEnd w:id="69"/>
        <w:r w:rsidR="00BF3395">
          <w:rPr>
            <w:rStyle w:val="CommentReference"/>
          </w:rPr>
          <w:commentReference w:id="69"/>
        </w:r>
        <w:r w:rsidR="00BF3395" w:rsidRPr="00BF3395">
          <w:t>).</w:t>
        </w:r>
        <w:r w:rsidR="00BF3395" w:rsidRPr="00BF3395" w:rsidDel="00BF3395">
          <w:t xml:space="preserve"> </w:t>
        </w:r>
      </w:ins>
      <w:del w:id="70" w:author="Microsoft Office User" w:date="2026-09-11T16:22:00Z">
        <w:r w:rsidDel="00BF3395">
          <w:delText xml:space="preserve">(A) Cell type nuclei counts per brain region, showing the distribution of non-neuronal nuclei across sampled regions. (B) ω distribution per cell class (log scale; boxes: median and IQR, whiskers 1.5× IQR), from the block-shuffle observed landscape. (C) ω vs. number of regions (n_regions) per cell type, with Spearman ρ reported; broader spatial distribution is associated with greater transcriptomic </w:delText>
        </w:r>
        <w:commentRangeStart w:id="71"/>
        <w:r w:rsidDel="00BF3395">
          <w:delText>divergence</w:delText>
        </w:r>
        <w:commentRangeEnd w:id="71"/>
        <w:r w:rsidR="001F4ED7" w:rsidDel="00BF3395">
          <w:rPr>
            <w:rStyle w:val="CommentReference"/>
          </w:rPr>
          <w:commentReference w:id="71"/>
        </w:r>
        <w:r w:rsidDel="00BF3395">
          <w:delText xml:space="preserve">. </w:delText>
        </w:r>
      </w:del>
      <w:commentRangeStart w:id="72"/>
      <w:del w:id="73" w:author="Microsoft Office User" w:date="2026-09-11T15:31:00Z">
        <w:r w:rsidDel="001F4ED7">
          <w:delText>(D) Region-region ω matrix for astrocytes across representative brain regions. (E) Top region-associated candidates (Strong tier) by 1 − residual.</w:delText>
        </w:r>
      </w:del>
      <w:commentRangeEnd w:id="72"/>
      <w:r w:rsidR="001F4ED7">
        <w:rPr>
          <w:rStyle w:val="CommentReference"/>
        </w:rPr>
        <w:commentReference w:id="72"/>
      </w:r>
    </w:p>
    <w:p w14:paraId="2EA3A550" w14:textId="0EE444E5" w:rsidR="002548F6" w:rsidRDefault="00000000">
      <w:pPr>
        <w:spacing w:after="80"/>
      </w:pPr>
      <w:r>
        <w:t>Additional file 1: Figure S</w:t>
      </w:r>
      <w:ins w:id="74" w:author="Microsoft Office User" w:date="2026-09-11T20:29:00Z">
        <w:r w:rsidR="00C46966">
          <w:t>6</w:t>
        </w:r>
      </w:ins>
      <w:del w:id="75" w:author="Microsoft Office User" w:date="2026-09-11T20:29:00Z">
        <w:r w:rsidDel="00C46966">
          <w:delText>7</w:delText>
        </w:r>
      </w:del>
      <w:r>
        <w:t xml:space="preserve">. </w:t>
      </w:r>
      <w:del w:id="76" w:author="Microsoft Office User" w:date="2026-09-11T20:29:00Z">
        <w:r w:rsidDel="00C46966">
          <w:delText xml:space="preserve">Per-pair k_n variability. </w:delText>
        </w:r>
      </w:del>
      <w:ins w:id="77" w:author="Microsoft Office User" w:date="2026-09-11T20:28:00Z">
        <w:r w:rsidR="004022B9" w:rsidRPr="004022B9">
          <w:t xml:space="preserve">Pair-specific </w:t>
        </w:r>
        <w:proofErr w:type="spellStart"/>
        <w:r w:rsidR="004022B9">
          <w:t>k_n</w:t>
        </w:r>
        <w:proofErr w:type="spellEnd"/>
        <w:r w:rsidR="004022B9">
          <w:t xml:space="preserve"> </w:t>
        </w:r>
        <w:r w:rsidR="004022B9" w:rsidRPr="004022B9">
          <w:t xml:space="preserve">variability (brain).​ (A) Distribution of per-pair </w:t>
        </w:r>
        <w:proofErr w:type="spellStart"/>
        <w:r w:rsidR="004022B9">
          <w:t>k_n</w:t>
        </w:r>
        <w:proofErr w:type="spellEnd"/>
        <w:r w:rsidR="004022B9">
          <w:t xml:space="preserve"> </w:t>
        </w:r>
        <w:r w:rsidR="004022B9" w:rsidRPr="004022B9">
          <w:t xml:space="preserve">values by cell type (bars: mean ± SD); bar </w:t>
        </w:r>
        <w:proofErr w:type="spellStart"/>
        <w:r w:rsidR="004022B9" w:rsidRPr="004022B9">
          <w:t>colour</w:t>
        </w:r>
        <w:proofErr w:type="spellEnd"/>
        <w:r w:rsidR="004022B9" w:rsidRPr="004022B9">
          <w:t xml:space="preserve"> reflects the cross-pair coefficient of variation (CV) of </w:t>
        </w:r>
      </w:ins>
      <w:proofErr w:type="spellStart"/>
      <w:ins w:id="78" w:author="Microsoft Office User" w:date="2026-09-11T20:29:00Z">
        <w:r w:rsidR="004022B9">
          <w:t>k_n</w:t>
        </w:r>
      </w:ins>
      <w:proofErr w:type="spellEnd"/>
      <w:ins w:id="79" w:author="Microsoft Office User" w:date="2026-09-11T20:28:00Z">
        <w:r w:rsidR="004022B9" w:rsidRPr="004022B9">
          <w:t xml:space="preserve">, from light (low CV, stable </w:t>
        </w:r>
      </w:ins>
      <w:proofErr w:type="spellStart"/>
      <w:ins w:id="80" w:author="Microsoft Office User" w:date="2026-09-11T20:29:00Z">
        <w:r w:rsidR="004022B9">
          <w:t>k_n</w:t>
        </w:r>
      </w:ins>
      <w:proofErr w:type="spellEnd"/>
      <w:ins w:id="81" w:author="Microsoft Office User" w:date="2026-09-11T20:28:00Z">
        <w:r w:rsidR="004022B9" w:rsidRPr="004022B9">
          <w:t xml:space="preserve">) to dark (high CV, variable </w:t>
        </w:r>
      </w:ins>
      <w:proofErr w:type="spellStart"/>
      <w:ins w:id="82" w:author="Microsoft Office User" w:date="2026-09-11T20:29:00Z">
        <w:r w:rsidR="004022B9">
          <w:t>k_n</w:t>
        </w:r>
      </w:ins>
      <w:proofErr w:type="spellEnd"/>
      <w:ins w:id="83" w:author="Microsoft Office User" w:date="2026-09-11T20:28:00Z">
        <w:r w:rsidR="004022B9" w:rsidRPr="004022B9">
          <w:t xml:space="preserve">). (B) Per-pair ω (pair-specific </w:t>
        </w:r>
      </w:ins>
      <w:proofErr w:type="spellStart"/>
      <w:ins w:id="84" w:author="Microsoft Office User" w:date="2026-09-11T20:29:00Z">
        <w:r w:rsidR="004022B9">
          <w:t>k_n</w:t>
        </w:r>
      </w:ins>
      <w:proofErr w:type="spellEnd"/>
      <w:ins w:id="85" w:author="Microsoft Office User" w:date="2026-09-11T20:28:00Z">
        <w:r w:rsidR="004022B9" w:rsidRPr="004022B9">
          <w:t xml:space="preserve">) versus ω estimated with the global mean </w:t>
        </w:r>
      </w:ins>
      <w:proofErr w:type="spellStart"/>
      <w:ins w:id="86" w:author="Microsoft Office User" w:date="2026-09-11T20:29:00Z">
        <w:r w:rsidR="004022B9">
          <w:t>k_n</w:t>
        </w:r>
      </w:ins>
      <w:proofErr w:type="spellEnd"/>
      <w:ins w:id="87" w:author="Microsoft Office User" w:date="2026-09-11T20:28:00Z">
        <w:r w:rsidR="004022B9" w:rsidRPr="004022B9">
          <w:t>; red line is y = x. Spearman ρ = 0.142 (P = 7.07×10</w:t>
        </w:r>
        <w:r w:rsidR="004022B9" w:rsidRPr="004022B9">
          <w:rPr>
            <w:rFonts w:ascii="Cambria Math" w:hAnsi="Cambria Math" w:cs="Cambria Math"/>
          </w:rPr>
          <w:t>⁻</w:t>
        </w:r>
        <w:r w:rsidR="004022B9" w:rsidRPr="004022B9">
          <w:t>¹⁴³, n = 31,764).</w:t>
        </w:r>
        <w:r w:rsidR="004022B9" w:rsidRPr="004022B9" w:rsidDel="00B65C3F">
          <w:t xml:space="preserve"> </w:t>
        </w:r>
      </w:ins>
      <w:del w:id="88" w:author="Microsoft Office User" w:date="2026-09-11T20:28:00Z">
        <w:r w:rsidDel="00B65C3F">
          <w:delText>(A) Per-pair k_n (mean ± SD) by cell type in the brain atlas, showing substantial cross-pair variability (CV = 97.52%). (B) Scatter plot of ω computed with per-pair k_n vs. global k_n (Spearman ρ = 0.142), indicating that pair-specific k_n yields substantially different rankings.</w:delText>
        </w:r>
      </w:del>
    </w:p>
    <w:p w14:paraId="5709A895" w14:textId="0D074386" w:rsidR="002548F6" w:rsidRDefault="00000000">
      <w:pPr>
        <w:spacing w:after="80"/>
      </w:pPr>
      <w:r>
        <w:t>Additional file 1: Figure S</w:t>
      </w:r>
      <w:ins w:id="89" w:author="Microsoft Office User" w:date="2026-09-12T08:43:00Z">
        <w:r w:rsidR="002F4AD1">
          <w:t>7</w:t>
        </w:r>
      </w:ins>
      <w:del w:id="90" w:author="Microsoft Office User" w:date="2026-09-12T08:43:00Z">
        <w:r w:rsidDel="002F4AD1">
          <w:delText>8</w:delText>
        </w:r>
      </w:del>
      <w:r>
        <w:t xml:space="preserve">. Developmental signature detection. (A) Multiplicative residual distribution for all 31,764 cross-region pairs, with Strong (residual &lt; 0.3), Moderate (residual &lt; 0.5), and Weak (residual &lt; 0.75) tiers shaded. </w:t>
      </w:r>
      <w:del w:id="91" w:author="Microsoft Office User" w:date="2026-09-12T08:41:00Z">
        <w:r w:rsidDel="007F1B7F">
          <w:delText xml:space="preserve">(B) Strong candidate counts by cell type: microglia contribute the largest share (16 of 39), followed by oligodendrocytes (10) and fibroblasts (6); the candidate list is dominated by microglia, while the oligodendrocyte lineage as a whole shows no enrichment (12 of 39 versus a 40.2% share of comparisons; fold 0.77, P = 0.92). Because no candidate survives FDR correction (minimum q = 0.520), these counts describe a hypothesis-generating screen rather than validated region-association events. </w:delText>
        </w:r>
      </w:del>
      <w:del w:id="92" w:author="Microsoft Office User" w:date="2026-09-12T08:43:00Z">
        <w:r w:rsidDel="007F1B7F">
          <w:delText>(C) Top 10 Strong candidates (lowest multiplicative residuals), showing observed ω for each cell-type/region pair; bars are colored by oligodendrocyte-lineage (purple) vs. non-OL (red) membership. 12/39 Strong-tier candidates are oligodendrocyte-lineage (fold enrichment 0.77, P = 0.92); microglia account for 16/39 (fold 2.30 versus their share of comparisons, P = 6.0e-4, but fold 0.31 versus the null-rule composition—see Results; no class-composition claim is made). (D) Region-associated candidates by cell type and confidence tier, showing tier distribution across all 10 non-neuronal cell classes.</w:delText>
        </w:r>
      </w:del>
      <w:ins w:id="93" w:author="Microsoft Office User" w:date="2026-09-12T08:01:00Z">
        <w:r w:rsidR="00C22BF4" w:rsidRPr="00C22BF4">
          <w:t xml:space="preserve">(B) </w:t>
        </w:r>
      </w:ins>
      <w:ins w:id="94" w:author="Microsoft Office User" w:date="2026-09-12T08:33:00Z">
        <w:r w:rsidR="007F1B7F" w:rsidRPr="007F1B7F">
          <w:t>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r w:rsidR="007F1B7F" w:rsidRPr="007F1B7F">
          <w:t xml:space="preserve"> </w:t>
        </w:r>
      </w:ins>
      <w:ins w:id="95" w:author="Microsoft Office User" w:date="2026-09-12T08:01:00Z">
        <w:r w:rsidR="00C22BF4" w:rsidRPr="00C22BF4">
          <w:t xml:space="preserve">(C) </w:t>
        </w:r>
      </w:ins>
      <w:ins w:id="96" w:author="Microsoft Office User" w:date="2026-09-12T08:33:00Z">
        <w:r w:rsidR="0038127A" w:rsidRPr="0038127A">
          <w:t xml:space="preserve">The ten Strong candidates with the smallest residual, shown as horizontal bars (residual and ω value annotated on each bar); bars are </w:t>
        </w:r>
        <w:proofErr w:type="spellStart"/>
        <w:r w:rsidR="0038127A" w:rsidRPr="0038127A">
          <w:t>coloured</w:t>
        </w:r>
        <w:proofErr w:type="spellEnd"/>
        <w:r w:rsidR="0038127A" w:rsidRPr="0038127A">
          <w:t xml:space="preserve"> by oligodendrocyte (OL) lineage​ membership (purple, OL-lineage; red, non-OL). Inset: OL-lineage representation among Strong candidates — 12 of 39 Strong, fold = 0.77, hypergeometric P = 0.92 (no enrichment). Cell types and region pairs are given in full.</w:t>
        </w:r>
      </w:ins>
    </w:p>
    <w:p w14:paraId="289530A6" w14:textId="68AD9824" w:rsidR="002548F6" w:rsidRDefault="00000000">
      <w:pPr>
        <w:spacing w:after="80"/>
      </w:pPr>
      <w:r>
        <w:t>Additional file 1: Figure S</w:t>
      </w:r>
      <w:ins w:id="97" w:author="Microsoft Office User" w:date="2026-09-12T10:18:00Z">
        <w:r w:rsidR="00A91321">
          <w:t>8</w:t>
        </w:r>
      </w:ins>
      <w:del w:id="98" w:author="Microsoft Office User" w:date="2026-09-12T10:18:00Z">
        <w:r w:rsidDel="00A91321">
          <w:delText>9</w:delText>
        </w:r>
      </w:del>
      <w:r>
        <w:t>. Block-shuffle permutation null for the residual model. Distribution of multiplicative residuals under block-shuffle permutation of library-to-region assignments (B = 1,000), compared against observed residuals for Strong candidates.</w:t>
      </w:r>
    </w:p>
    <w:p w14:paraId="7E7825F2" w14:textId="67EA8854" w:rsidR="002548F6" w:rsidRDefault="00000000">
      <w:pPr>
        <w:spacing w:after="80"/>
      </w:pPr>
      <w:r>
        <w:t xml:space="preserve">Additional file 1: Figure S10. Cross-species comparison details. (A) Cross-species ω comparison: scatter plot of human vs. mouse per-cell-type mean ω for the 15 shared cell types (Spearman r = −0.17, P = 0.55; no significant </w:t>
      </w:r>
      <w:commentRangeStart w:id="99"/>
      <w:r>
        <w:t>correlation</w:t>
      </w:r>
      <w:commentRangeEnd w:id="99"/>
      <w:r w:rsidR="00310A83">
        <w:rPr>
          <w:rStyle w:val="CommentReference"/>
        </w:rPr>
        <w:commentReference w:id="99"/>
      </w:r>
      <w:r>
        <w:t xml:space="preserve">). </w:t>
      </w:r>
      <w:del w:id="100" w:author="Microsoft Office User" w:date="2026-09-12T16:38:00Z">
        <w:r w:rsidDel="00310A83">
          <w:delText>(B) HK gene set detection stability: overlap between human and mouse HK gene sets detected by the combined criterion. (C) ω distribution comparison between mouse (n = 15 shared cell types) and human (n = 4,851 pairs).</w:delText>
        </w:r>
      </w:del>
    </w:p>
    <w:p w14:paraId="6254A65B" w14:textId="738EF5AB" w:rsidR="002548F6" w:rsidRDefault="00000000">
      <w:pPr>
        <w:spacing w:after="80"/>
      </w:pPr>
      <w:r>
        <w:t>Additional file 1: Figure S1</w:t>
      </w:r>
      <w:ins w:id="101" w:author="Microsoft Office User" w:date="2026-09-12T17:39:00Z">
        <w:r w:rsidR="00393AF1">
          <w:t>0</w:t>
        </w:r>
      </w:ins>
      <w:del w:id="102" w:author="Microsoft Office User" w:date="2026-09-12T17:38:00Z">
        <w:r w:rsidDel="00393AF1">
          <w:delText>1</w:delText>
        </w:r>
      </w:del>
      <w:r>
        <w:t>.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w:t>
      </w:r>
      <w:ins w:id="103" w:author="Microsoft Office User" w:date="2026-09-12T17:30:00Z">
        <w:r w:rsidR="00D9030B" w:rsidRPr="00D9030B">
          <w:t xml:space="preserve"> </w:t>
        </w:r>
        <w:r w:rsidR="00D9030B" w:rsidRPr="00D9030B">
          <w:t>, although the small sample size limits the power of this test</w:t>
        </w:r>
      </w:ins>
      <w:r>
        <w:t>.</w:t>
      </w:r>
    </w:p>
    <w:p w14:paraId="647ECB32" w14:textId="5B9709D5" w:rsidR="002548F6" w:rsidRDefault="00000000">
      <w:pPr>
        <w:spacing w:after="80"/>
      </w:pPr>
      <w:r>
        <w:t>Additional file 1: Figure S1</w:t>
      </w:r>
      <w:ins w:id="104" w:author="Microsoft Office User" w:date="2026-09-12T17:49:00Z">
        <w:r w:rsidR="002F2B05">
          <w:t>1</w:t>
        </w:r>
      </w:ins>
      <w:del w:id="105" w:author="Microsoft Office User" w:date="2026-09-12T17:49:00Z">
        <w:r w:rsidDel="002F2B05">
          <w:delText>2</w:delText>
        </w:r>
      </w:del>
      <w:r>
        <w:t>.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14:paraId="6F462AB5" w14:textId="77777777" w:rsidR="002548F6" w:rsidRDefault="00000000">
      <w:pPr>
        <w:spacing w:after="80"/>
      </w:pPr>
      <w:r>
        <w:t xml:space="preserve">Additional file 1: Figure S13.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w:t>
      </w:r>
      <w:r>
        <w:lastRenderedPageBreak/>
        <w:t>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14:paraId="71E15105" w14:textId="77777777" w:rsidR="002548F6" w:rsidRDefault="00000000">
      <w:pPr>
        <w:spacing w:after="80"/>
      </w:pPr>
      <w:r>
        <w:t>Additional file 1: Figure S14.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14:paraId="6BEE22FA" w14:textId="77777777" w:rsidR="002548F6" w:rsidRDefault="00000000">
      <w:pPr>
        <w:pStyle w:val="Heading1"/>
        <w:spacing w:before="420" w:after="160"/>
      </w:pPr>
      <w:r>
        <w:rPr>
          <w:rFonts w:ascii="Arial" w:hAnsi="Arial"/>
          <w:color w:val="000000"/>
        </w:rPr>
        <w:t>References</w:t>
      </w:r>
    </w:p>
    <w:p w14:paraId="29C0BBE5" w14:textId="77777777" w:rsidR="002548F6" w:rsidRDefault="00000000">
      <w:pPr>
        <w:spacing w:after="60"/>
      </w:pPr>
      <w:r>
        <w:rPr>
          <w:sz w:val="20"/>
        </w:rPr>
        <w:t>1. Regev A, Teichmann SA, Lander ES, Amit I, Benoist C, Birney E, et al. The Human Cell Atlas. eLife. 2017;6:e27041.</w:t>
      </w:r>
    </w:p>
    <w:p w14:paraId="61F50965" w14:textId="77777777" w:rsidR="002548F6" w:rsidRDefault="00000000">
      <w:pPr>
        <w:spacing w:after="60"/>
      </w:pPr>
      <w:r>
        <w:rPr>
          <w:sz w:val="20"/>
        </w:rPr>
        <w:t>2. Korsunsky I, Millard N, Fan J, Slowikowski K, Zhang F, Wei K, et al. Fast, sensitive and accurate integration of single-cell data with Harmony. Nat. Methods. 2019;16:1289-1296.</w:t>
      </w:r>
    </w:p>
    <w:p w14:paraId="1076534B" w14:textId="77777777" w:rsidR="002548F6" w:rsidRDefault="00000000">
      <w:pPr>
        <w:spacing w:after="60"/>
      </w:pPr>
      <w:r>
        <w:rPr>
          <w:sz w:val="20"/>
        </w:rPr>
        <w:t>3. Lopez R, Regier J, Cole MB, Jordan MI, Yosef N. Deep generative modeling for single-cell transcriptomics. Nat. Methods. 2018;15:1053-1058.</w:t>
      </w:r>
    </w:p>
    <w:p w14:paraId="2666116E" w14:textId="77777777" w:rsidR="002548F6" w:rsidRDefault="00000000">
      <w:pPr>
        <w:spacing w:after="60"/>
      </w:pPr>
      <w:r>
        <w:rPr>
          <w:sz w:val="20"/>
        </w:rPr>
        <w:t>4. Rosen Y, Brbic M, Roohani Y, Swanson K, Li Z, Leskovec J. Toward universal cell embeddings: integrating single-cell RNA-seq datasets across species with SATURN. Nat. Methods. 2024;21:1492-1500.</w:t>
      </w:r>
    </w:p>
    <w:p w14:paraId="34B770BE" w14:textId="77777777" w:rsidR="002548F6" w:rsidRDefault="00000000">
      <w:pPr>
        <w:spacing w:after="60"/>
      </w:pPr>
      <w:r>
        <w:rPr>
          <w:sz w:val="20"/>
        </w:rPr>
        <w:t>5. Tran HTN, Ang KS, Chevrier M, Zhang X, Lee NYS, Goh M, et al. A benchmark of batch-effect correction methods for single-cell RNA sequencing data. Genome Biol. 2020;21:12.</w:t>
      </w:r>
    </w:p>
    <w:p w14:paraId="7C6D034F" w14:textId="77777777" w:rsidR="002548F6" w:rsidRDefault="00000000">
      <w:pPr>
        <w:spacing w:after="60"/>
      </w:pPr>
      <w:r>
        <w:rPr>
          <w:sz w:val="20"/>
        </w:rPr>
        <w:t>6. Nei M, Gojobori T. Simple methods for estimating the numbers of synonymous and nonsynonymous nucleotide substitutions. Mol. Biol. Evol. 1986;3:418-426.</w:t>
      </w:r>
    </w:p>
    <w:p w14:paraId="7D24E92D" w14:textId="77777777" w:rsidR="002548F6" w:rsidRDefault="00000000">
      <w:pPr>
        <w:spacing w:after="60"/>
      </w:pPr>
      <w:r>
        <w:rPr>
          <w:sz w:val="20"/>
        </w:rPr>
        <w:t>7. Yang Z. PAML 4: phylogenetic analysis by maximum likelihood. Mol. Biol. Evol. 2007;24:1586-1591.</w:t>
      </w:r>
    </w:p>
    <w:p w14:paraId="0C1270BE" w14:textId="77777777" w:rsidR="002548F6" w:rsidRDefault="00000000">
      <w:pPr>
        <w:spacing w:after="60"/>
      </w:pPr>
      <w:r>
        <w:rPr>
          <w:sz w:val="20"/>
        </w:rPr>
        <w:t>8. Tabula Muris Consortium. Single-cell transcriptomics of 20 mouse organs creates a Tabula Muris. Nature. 2018;562:367-372.</w:t>
      </w:r>
    </w:p>
    <w:p w14:paraId="3A7BD335" w14:textId="77777777" w:rsidR="002548F6" w:rsidRDefault="00000000">
      <w:pPr>
        <w:spacing w:after="60"/>
      </w:pPr>
      <w:r>
        <w:rPr>
          <w:sz w:val="20"/>
        </w:rPr>
        <w:t>9. Tabula Sapiens Consortium. The Tabula Sapiens: a multiple-organ, single-cell transcriptomic atlas of humans. Science. 2022;376:eabl4896.</w:t>
      </w:r>
    </w:p>
    <w:p w14:paraId="3B627C35" w14:textId="77777777" w:rsidR="002548F6" w:rsidRDefault="00000000">
      <w:pPr>
        <w:spacing w:after="60"/>
      </w:pPr>
      <w:r>
        <w:rPr>
          <w:sz w:val="20"/>
        </w:rPr>
        <w:t>10. Cancer Genome Atlas Research Network. Comprehensive molecular profiling of lung adenocarcinoma. Nature. 2014;511:543-550.</w:t>
      </w:r>
    </w:p>
    <w:p w14:paraId="4C43E2EE" w14:textId="77777777" w:rsidR="002548F6" w:rsidRDefault="00000000">
      <w:pPr>
        <w:spacing w:after="60"/>
      </w:pPr>
      <w:r>
        <w:rPr>
          <w:sz w:val="20"/>
        </w:rPr>
        <w:t>11. Cancer Genome Atlas Network. Comprehensive molecular portraits of human breast tumours. Nature. 2012;490:61-70.</w:t>
      </w:r>
    </w:p>
    <w:p w14:paraId="6365B0F5" w14:textId="77777777" w:rsidR="002548F6" w:rsidRDefault="00000000">
      <w:pPr>
        <w:spacing w:after="60"/>
      </w:pPr>
      <w:r>
        <w:rPr>
          <w:sz w:val="20"/>
        </w:rPr>
        <w:t>12. Siletti K, Hodge R, Mossi Albiach A, Lee KW, Ding SL, Hu L, et al. Transcriptomic diversity of cell types across the adult human brain. Science. 2023;382:eadl7046.</w:t>
      </w:r>
    </w:p>
    <w:p w14:paraId="4F428171" w14:textId="77777777" w:rsidR="002548F6" w:rsidRDefault="00000000">
      <w:pPr>
        <w:spacing w:after="60"/>
      </w:pPr>
      <w:r>
        <w:rPr>
          <w:sz w:val="20"/>
        </w:rPr>
        <w:lastRenderedPageBreak/>
        <w:t>13. Hounkpe BW, Chenou F, de Lima F, De Paula EV. HRT Atlas v1.0 database: redefining human and mouse housekeeping genes and candidate reference transcripts by mining massive RNA-seq datasets. Nucleic Acids Res. 2021;49:D947-D955.</w:t>
      </w:r>
    </w:p>
    <w:p w14:paraId="456CAF1B" w14:textId="77777777" w:rsidR="002548F6" w:rsidRDefault="00000000">
      <w:pPr>
        <w:spacing w:after="60"/>
      </w:pPr>
      <w:r>
        <w:rPr>
          <w:sz w:val="20"/>
        </w:rPr>
        <w:t>14. Kang HM, Subramaniam M, Targ S, Nguyen M, Maliskova L, McCarthy E, et al. Multiplexed droplet single-cell RNA-sequencing using natural genetic variation. Nat. Biotechnol. 2018;36:89-94.</w:t>
      </w:r>
    </w:p>
    <w:p w14:paraId="75867D97" w14:textId="77777777" w:rsidR="002548F6" w:rsidRDefault="00000000">
      <w:pPr>
        <w:spacing w:after="60"/>
      </w:pPr>
      <w:r>
        <w:rPr>
          <w:sz w:val="20"/>
        </w:rPr>
        <w:t>15. Edmondson HA, Steiner PE. Primary carcinoma of the liver: a study of 100 cases among 48,900 necropsies. Cancer. 1954;7:462-503.</w:t>
      </w:r>
    </w:p>
    <w:p w14:paraId="438D0171" w14:textId="77777777" w:rsidR="002548F6" w:rsidRDefault="00000000">
      <w:pPr>
        <w:spacing w:after="60"/>
      </w:pPr>
      <w:r>
        <w:rPr>
          <w:sz w:val="20"/>
        </w:rPr>
        <w:t>16. Perou CM, Sørlie T, Eisen MB, van de Rijn M, Jeffrey SS, Rees CA, et al. Molecular portraits of human breast tumours. Nature. 2000;406:747-752.</w:t>
      </w:r>
    </w:p>
    <w:p w14:paraId="137D21FF" w14:textId="77777777" w:rsidR="002548F6" w:rsidRDefault="00000000">
      <w:pPr>
        <w:spacing w:after="60"/>
      </w:pPr>
      <w:r>
        <w:rPr>
          <w:sz w:val="20"/>
        </w:rPr>
        <w:t>17. Parker JS, Mullins M, Cheang MCU, Leung S, Voduc D, Vickery T, et al. Supervised risk predictor of breast cancer based on intrinsic subtypes. J. Clin. Oncol. 2009;27:1160-1167.</w:t>
      </w:r>
    </w:p>
    <w:p w14:paraId="428DF43A" w14:textId="77777777" w:rsidR="002548F6" w:rsidRDefault="00000000">
      <w:pPr>
        <w:spacing w:after="60"/>
      </w:pPr>
      <w:r>
        <w:rPr>
          <w:sz w:val="20"/>
        </w:rPr>
        <w:t>18. Wälchli T, Ghobrial M, Schwab ME, Takada S, Zhong H, Suntharalingham S, et al. Single-cell atlas of the human brain vasculature across development, adulthood and disease. Nature. 2024;632:603-613.</w:t>
      </w:r>
    </w:p>
    <w:p w14:paraId="5ADF1E93" w14:textId="77777777" w:rsidR="002548F6" w:rsidRDefault="00000000">
      <w:pPr>
        <w:spacing w:after="60"/>
      </w:pPr>
      <w:r>
        <w:rPr>
          <w:sz w:val="20"/>
        </w:rPr>
        <w:t>19. Schaffenrath J, Huang SF, Wyss T, Delorenzi M, Keller A. Characteristics of blood-brain barrier heterogeneity between brain regions. Nat. Neurosci. 2024;27:1851-1865.</w:t>
      </w:r>
    </w:p>
    <w:p w14:paraId="3CA4CE83" w14:textId="77777777" w:rsidR="002548F6" w:rsidRDefault="00000000">
      <w:pPr>
        <w:spacing w:after="60"/>
      </w:pPr>
      <w:r>
        <w:rPr>
          <w:sz w:val="20"/>
        </w:rPr>
        <w:t>20. Jones HE, Coelho-Santos V, Bonney SK, Abrams SR, Shih AY, Siegenthaler JA. Meningeal origins and dynamics of perivascular fibroblast development. Development. 2023;150:dev201805.</w:t>
      </w:r>
    </w:p>
    <w:p w14:paraId="19933AA7" w14:textId="77777777" w:rsidR="002548F6" w:rsidRDefault="00000000">
      <w:pPr>
        <w:spacing w:after="60"/>
      </w:pPr>
      <w:r>
        <w:rPr>
          <w:sz w:val="20"/>
        </w:rPr>
        <w:t>21. Tan YL, Yuan Y, Tian L. Microglial regional heterogeneity and its role in the brain. Mol. Psychiatry. 2020;25:351-367.</w:t>
      </w:r>
    </w:p>
    <w:p w14:paraId="403DE1F3" w14:textId="77777777" w:rsidR="002548F6" w:rsidRDefault="00000000">
      <w:pPr>
        <w:spacing w:after="60"/>
      </w:pPr>
      <w:r>
        <w:rPr>
          <w:sz w:val="20"/>
        </w:rPr>
        <w:t>22. Shemer A, Jung S. The molecular determinants of microglial developmental colonization. Nat. Rev. Neurosci. 2024;25:414-427.</w:t>
      </w:r>
    </w:p>
    <w:p w14:paraId="2111F37B" w14:textId="77777777" w:rsidR="002548F6" w:rsidRDefault="00000000">
      <w:pPr>
        <w:spacing w:after="60"/>
      </w:pPr>
      <w:r>
        <w:rPr>
          <w:sz w:val="20"/>
        </w:rPr>
        <w:t>23. Menassa DA, Muntslag TAO, Martin-Estebané M, Barry-Carroll L, Chapman MA, Adorjan I, et al. The spatiotemporal dynamics of microglia across the human lifespan. Dev. Cell. 2022;57:2127-2139.e6.</w:t>
      </w:r>
    </w:p>
    <w:p w14:paraId="48B6851B" w14:textId="77777777" w:rsidR="002548F6" w:rsidRDefault="00000000">
      <w:pPr>
        <w:spacing w:after="60"/>
      </w:pPr>
      <w:r>
        <w:rPr>
          <w:sz w:val="20"/>
        </w:rPr>
        <w:t>24. Barry-Carroll L, Greulich P, Marshall AR, Riecken K, Fehse B, Askew KE, et al. Microglia colonize the developing brain by clonal expansion of highly proliferative progenitors. Cell Rep. 2023;42:112425.</w:t>
      </w:r>
    </w:p>
    <w:p w14:paraId="1D1D4B55" w14:textId="77777777" w:rsidR="002548F6" w:rsidRDefault="00000000">
      <w:pPr>
        <w:spacing w:after="60"/>
      </w:pPr>
      <w:r>
        <w:rPr>
          <w:sz w:val="20"/>
        </w:rPr>
        <w:t>25. Tsai HH, Niu J, Munji R, Davalos D, Chang J, Zhang H, et al. Oligodendrocyte precursors migrate along vasculature in the developing nervous system. Science. 2016;351:379-384.</w:t>
      </w:r>
    </w:p>
    <w:p w14:paraId="07DFAC49" w14:textId="77777777" w:rsidR="002548F6" w:rsidRDefault="00000000">
      <w:pPr>
        <w:spacing w:after="60"/>
      </w:pPr>
      <w:r>
        <w:rPr>
          <w:sz w:val="20"/>
        </w:rPr>
        <w:t>26. Akay LA, Effenberger AH, Tsai LH. Astrocyte endfoot formation controls the termination of oligodendrocyte precursor cell perivascular migration. Neuron. 2022;111:190-201.e8.</w:t>
      </w:r>
    </w:p>
    <w:p w14:paraId="2AE12D09" w14:textId="77777777" w:rsidR="002548F6" w:rsidRDefault="00000000">
      <w:pPr>
        <w:spacing w:after="60"/>
      </w:pPr>
      <w:r>
        <w:rPr>
          <w:sz w:val="20"/>
        </w:rPr>
        <w:t>27. Foerster S, Floriddia EM, Neumann B, Agirre E, Castelo-Branco G, Franklin RJM. Developmental origin of oligodendrocytes determines their function in the adult brain. Nat. Neurosci. 2024;27:1155-1165.</w:t>
      </w:r>
    </w:p>
    <w:p w14:paraId="1B8974CF" w14:textId="77777777" w:rsidR="002548F6" w:rsidRDefault="00000000">
      <w:pPr>
        <w:spacing w:after="60"/>
      </w:pPr>
      <w:r>
        <w:rPr>
          <w:sz w:val="20"/>
        </w:rPr>
        <w:t>28. Reeber SL, Arancillo M, Sillitoe RV. Bergmann glia are patterned into topographic molecular zones in the cerebellum. Cerebellum. 2015;14:392-403.</w:t>
      </w:r>
    </w:p>
    <w:p w14:paraId="0352E811" w14:textId="77777777" w:rsidR="002548F6" w:rsidRDefault="00000000">
      <w:pPr>
        <w:spacing w:after="60"/>
      </w:pPr>
      <w:r>
        <w:rPr>
          <w:sz w:val="20"/>
        </w:rPr>
        <w:t>29. Yang L, Zhao Z, Li Y, Wang J, Chen X, Liu Z. Single-cell multi-omics analysis of lineage development and spatial organization in the human fetal cerebellum. Cell Discov. 2024;10:25.</w:t>
      </w:r>
    </w:p>
    <w:p w14:paraId="1E9D96DD" w14:textId="77777777" w:rsidR="002548F6" w:rsidRDefault="00000000">
      <w:pPr>
        <w:spacing w:after="60"/>
      </w:pPr>
      <w:r>
        <w:rPr>
          <w:sz w:val="20"/>
        </w:rPr>
        <w:t>30. Endo F, Kasai A, Cui W, Tanaka KF, Hashimoto H. Astrocyte allocation during brain development is controlled by Tcf4-mediated fate restriction. EMBO J. 2024;43:4423-4447.</w:t>
      </w:r>
    </w:p>
    <w:p w14:paraId="1EB16917" w14:textId="77777777" w:rsidR="002548F6" w:rsidRDefault="00000000">
      <w:pPr>
        <w:spacing w:after="60"/>
      </w:pPr>
      <w:r>
        <w:rPr>
          <w:sz w:val="20"/>
        </w:rPr>
        <w:t>31. Vandesompele J, De Preter K, Pattyn F, Poppe B, Van Roy N, De Paepe A, et al. Accurate normalization of real-time quantitative RT-PCR data by geometric averaging of multiple internal control genes. Genome Biol. 2002;3:RESEARCH0034.</w:t>
      </w:r>
    </w:p>
    <w:p w14:paraId="171968CE" w14:textId="77777777" w:rsidR="002548F6" w:rsidRDefault="00000000">
      <w:pPr>
        <w:spacing w:after="60"/>
      </w:pPr>
      <w:r>
        <w:rPr>
          <w:sz w:val="20"/>
        </w:rPr>
        <w:t>32. Eisenberg E, Levanon EY. Human housekeeping genes, revisited. Trends Genet. 2013;29:569-574.</w:t>
      </w:r>
    </w:p>
    <w:p w14:paraId="44D66B52" w14:textId="77777777" w:rsidR="002548F6" w:rsidRDefault="00000000">
      <w:pPr>
        <w:spacing w:after="60"/>
      </w:pPr>
      <w:r>
        <w:rPr>
          <w:sz w:val="20"/>
        </w:rPr>
        <w:t>33. Elowitz MB, Levine AJ, Siggia ED, Swain PS. Stochastic gene expression in a single cell. Science. 2002;297:1183-1186.</w:t>
      </w:r>
    </w:p>
    <w:p w14:paraId="70E00360" w14:textId="77777777" w:rsidR="002548F6" w:rsidRDefault="00000000">
      <w:pPr>
        <w:spacing w:after="60"/>
      </w:pPr>
      <w:r>
        <w:rPr>
          <w:sz w:val="20"/>
        </w:rPr>
        <w:lastRenderedPageBreak/>
        <w:t>34. Newman JRS, Ghaemmaghami S, Ihmels J, Breslow DK, Noble M, DeRisi JL, et al. Single-cell proteomic and transcriptomic analyses reveal lower intrinsic noise in human cells. Nature. 2006;441:810-816.</w:t>
      </w:r>
    </w:p>
    <w:p w14:paraId="5CEE6ADE" w14:textId="77777777" w:rsidR="002548F6" w:rsidRDefault="00000000">
      <w:pPr>
        <w:spacing w:after="60"/>
      </w:pPr>
      <w:r>
        <w:rPr>
          <w:sz w:val="20"/>
        </w:rPr>
        <w:t>35. Raj A, van Oudenaarden A. Nature, nurture, or chance: stochastic gene expression variation and its consequences on individual cellular fitness. Cell. 2008;135:216-226.</w:t>
      </w:r>
    </w:p>
    <w:p w14:paraId="41869D31" w14:textId="77777777" w:rsidR="002548F6" w:rsidRDefault="00000000">
      <w:pPr>
        <w:spacing w:after="60"/>
      </w:pPr>
      <w:r>
        <w:rPr>
          <w:sz w:val="20"/>
        </w:rPr>
        <w:t>36. Tarashansky AJ, Musser JM, Khariton M, Li P, Arendt D, Quake SR, et al. Mapping single-cell atlases throughout Metazoa unravels cell type evolution. eLife. 2021;10:e66747.</w:t>
      </w:r>
    </w:p>
    <w:p w14:paraId="644932C5" w14:textId="77777777" w:rsidR="002548F6" w:rsidRDefault="00000000">
      <w:pPr>
        <w:spacing w:after="60"/>
      </w:pPr>
      <w:r>
        <w:rPr>
          <w:sz w:val="20"/>
        </w:rPr>
        <w:t>37. Jiang J, Li J, Huang Y, Wang Y, Chen L, Zhang X. CACIMAR: cross-species analysis of cell identities, markers, regulations, and interactions. Brief. Bioinform. 2024;25:bbae283.</w:t>
      </w:r>
    </w:p>
    <w:p w14:paraId="672DA4D4" w14:textId="77777777" w:rsidR="002548F6" w:rsidRDefault="00000000">
      <w:pPr>
        <w:spacing w:after="60"/>
      </w:pPr>
      <w:r>
        <w:rPr>
          <w:sz w:val="20"/>
        </w:rPr>
        <w:t>38. Waxman S, Wurmbach E. De-regulation of common housekeeping genes in hepatocellular carcinoma. BMC Genomics. 2007;8:243.</w:t>
      </w:r>
    </w:p>
    <w:p w14:paraId="5D193D1E" w14:textId="77777777" w:rsidR="002548F6" w:rsidRDefault="00000000">
      <w:pPr>
        <w:spacing w:after="60"/>
      </w:pPr>
      <w:r>
        <w:rPr>
          <w:sz w:val="20"/>
        </w:rPr>
        <w:t>39. Bakken TE, Jorstad NL, Hu Q, Lake BB, Tian W, Kalmbach BE, et al. Comparative cellular analysis of motor cortex in human, marmoset and mouse. Nature. 2021;598:111-119.</w:t>
      </w:r>
    </w:p>
    <w:p w14:paraId="2C4A9B84" w14:textId="77777777" w:rsidR="002548F6" w:rsidRDefault="00000000">
      <w:pPr>
        <w:spacing w:after="60"/>
      </w:pPr>
      <w:r>
        <w:rPr>
          <w:sz w:val="20"/>
        </w:rPr>
        <w:t>40. Marques S, Zeisel A, Codeluppi S, van Bruggen D, Mendanha Falcão A, Xiao L, et al. Oligodendrocyte heterogeneity in the mouse juvenile and adult central nervous system. Science. 2016;352:1326-1329.</w:t>
      </w:r>
    </w:p>
    <w:p w14:paraId="453CD4D8" w14:textId="77777777" w:rsidR="002548F6" w:rsidRDefault="00000000">
      <w:pPr>
        <w:spacing w:after="60"/>
      </w:pPr>
      <w:r>
        <w:rPr>
          <w:sz w:val="20"/>
        </w:rPr>
        <w:t>41. Spitzer SO, Sitnikov S, Kamen Y, Evans KA, Kronenberg-Versteeg D, Dietmann S, et al. Oligodendrocyte progenitor cells become regionally diverse and heterogeneous with age. Neuron. 2019;101:459-471.e5.</w:t>
      </w:r>
    </w:p>
    <w:p w14:paraId="49BE3DA8" w14:textId="77777777" w:rsidR="002548F6" w:rsidRDefault="00000000">
      <w:pPr>
        <w:spacing w:after="60"/>
      </w:pPr>
      <w:r>
        <w:rPr>
          <w:sz w:val="20"/>
        </w:rPr>
        <w:t>42. Luecken MD, Theis FJ. Current best practices in single-cell RNA-seq analysis: a tutorial. Mol. Syst. Biol. 2019;15:e8746.</w:t>
      </w:r>
    </w:p>
    <w:p w14:paraId="2250320C" w14:textId="77777777" w:rsidR="002548F6" w:rsidRDefault="00000000">
      <w:pPr>
        <w:spacing w:after="60"/>
      </w:pPr>
      <w:r>
        <w:rPr>
          <w:sz w:val="20"/>
        </w:rPr>
        <w:t>43. Lin J. Divergence measures based on the Shannon entropy. IEEE Trans. Inf. Theory. 1991;37:145-151.</w:t>
      </w:r>
    </w:p>
    <w:p w14:paraId="799CABEE" w14:textId="77777777" w:rsidR="002548F6" w:rsidRDefault="00000000">
      <w:pPr>
        <w:spacing w:after="60"/>
      </w:pPr>
      <w:r>
        <w:rPr>
          <w:sz w:val="20"/>
        </w:rPr>
        <w:t>44. Benjamini Y, Hochberg Y. Controlling the false discovery rate: a practical and powerful approach to multiple testing. J. R. Stat. Soc. Series B Stat. Methodol. 1995;57:289-300.</w:t>
      </w:r>
    </w:p>
    <w:p w14:paraId="0A7CC4CC" w14:textId="77777777" w:rsidR="002548F6" w:rsidRDefault="00000000">
      <w:pPr>
        <w:spacing w:after="60"/>
      </w:pPr>
      <w:r>
        <w:rPr>
          <w:sz w:val="20"/>
        </w:rPr>
        <w:t>45. Wolf FA, Angerer P, Theis FJ. SCANPY: large-scale single-cell gene expression data analysis. Genome Biol. 2018;19:15.</w:t>
      </w:r>
    </w:p>
    <w:p w14:paraId="6F9678FC" w14:textId="77777777" w:rsidR="002548F6" w:rsidRDefault="00000000">
      <w:pPr>
        <w:spacing w:after="60"/>
      </w:pPr>
      <w:r>
        <w:rPr>
          <w:sz w:val="20"/>
        </w:rPr>
        <w:t>46. Hao Y, Hao S, Andersen-Nissen E, Mauck WM 3rd, Zheng S, Butler A, et al. Integrated analysis of multimodal single-cell data. Cell. 2021;184:3573-3587.</w:t>
      </w:r>
    </w:p>
    <w:p w14:paraId="7AAC4232" w14:textId="77777777" w:rsidR="002548F6" w:rsidRDefault="00000000">
      <w:pPr>
        <w:spacing w:after="60"/>
      </w:pPr>
      <w:r>
        <w:rPr>
          <w:sz w:val="20"/>
        </w:rPr>
        <w:t>47. Hao Y, Stuart T, Kowalski MH, Choudhary S, Hoffman P, Hartman A, et al. Dictionary learning for integrative, multimodal and scalable single-cell analysis. Nat. Biotechnol. 2024;42:293-304.</w:t>
      </w:r>
    </w:p>
    <w:p w14:paraId="3D7472AC" w14:textId="77777777" w:rsidR="002548F6" w:rsidRDefault="00000000">
      <w:pPr>
        <w:spacing w:after="60"/>
      </w:pPr>
      <w:r>
        <w:rPr>
          <w:sz w:val="20"/>
        </w:rPr>
        <w:t>48. Weinstein JN, Collisson EA, Mills GB, Shaw KR, Ozenberger BA, Ellrott K, et al. The Cancer Genome Atlas Pan-Cancer analysis project. Nat. Genet. 2013;45:1113-1120.</w:t>
      </w:r>
    </w:p>
    <w:p w14:paraId="376009BA" w14:textId="77777777" w:rsidR="002548F6" w:rsidRDefault="00000000">
      <w:pPr>
        <w:spacing w:after="60"/>
      </w:pPr>
      <w:r>
        <w:rPr>
          <w:sz w:val="20"/>
        </w:rPr>
        <w:t>49. Colaprico A, Silva TC, Olsen C, Garofano L, Cava C, Garolini D, et al. TCGAbiolinks: an R/Bioconductor package for integrative analysis of TCGA data. Nucleic Acids Res. 2016;44:e71.</w:t>
      </w:r>
    </w:p>
    <w:p w14:paraId="7A61E4DB" w14:textId="77777777" w:rsidR="002548F6" w:rsidRDefault="00000000">
      <w:pPr>
        <w:spacing w:after="60"/>
      </w:pPr>
      <w:r>
        <w:rPr>
          <w:sz w:val="20"/>
        </w:rPr>
        <w:t>50. Cerami E, Gao J, Dogrusoz U, Gross BE, Sumer SO, Aksoy BA, et al. The cBio cancer genomics portal: an open platform for exploring multidimensional cancer genomics data. Cancer Discov. 2012;2:401-404.</w:t>
      </w:r>
    </w:p>
    <w:p w14:paraId="18959FEB" w14:textId="77777777" w:rsidR="002548F6" w:rsidRDefault="00000000">
      <w:pPr>
        <w:spacing w:after="60"/>
      </w:pPr>
      <w:r>
        <w:rPr>
          <w:sz w:val="20"/>
        </w:rPr>
        <w:t>51. Waskom ML. seaborn: statistical data visualization. J. Open Source Softw. 2021;6:3021.</w:t>
      </w:r>
    </w:p>
    <w:p w14:paraId="3F24C5AD" w14:textId="77777777" w:rsidR="002548F6" w:rsidRDefault="00000000">
      <w:pPr>
        <w:spacing w:after="60"/>
      </w:pPr>
      <w:r>
        <w:rPr>
          <w:sz w:val="20"/>
        </w:rPr>
        <w:t>52. Pedregosa F, Varoquaux G, Gramfort A, Michel V, Thirion B, Grisel O, et al. Scikit-learn: machine learning in Python. J. Mach. Learn. Res. 2011;12:2825-2830.</w:t>
      </w:r>
    </w:p>
    <w:p w14:paraId="00C04662" w14:textId="77777777" w:rsidR="002548F6" w:rsidRDefault="00000000">
      <w:pPr>
        <w:spacing w:after="60"/>
      </w:pPr>
      <w:r>
        <w:rPr>
          <w:sz w:val="20"/>
        </w:rPr>
        <w:t>53. Efron B, Tibshirani RJ. An Introduction to the Bootstrap. New York: Chapman and Hall/CRC; 1994.</w:t>
      </w:r>
    </w:p>
    <w:p w14:paraId="6B58CA7B" w14:textId="77777777" w:rsidR="002548F6" w:rsidRDefault="00000000">
      <w:pPr>
        <w:spacing w:after="60"/>
      </w:pPr>
      <w:r>
        <w:rPr>
          <w:sz w:val="20"/>
        </w:rPr>
        <w:t>54. CZI Cell Science Program. CZ CELLxGENE Discover: a single-cell data platform for scalable exploration, analysis and modeling of aggregated data. Nucleic Acids Res. 2025;53:D886-D900.</w:t>
      </w:r>
    </w:p>
    <w:p w14:paraId="485CC952" w14:textId="77777777" w:rsidR="002548F6" w:rsidRDefault="00000000">
      <w:pPr>
        <w:spacing w:after="60"/>
      </w:pPr>
      <w:r>
        <w:rPr>
          <w:sz w:val="20"/>
        </w:rPr>
        <w:lastRenderedPageBreak/>
        <w:t>55. Liberzon A, Birger C, Thorvaldsdóttir H, Ghandi M, Mesirov JP, Tamayo P. The Molecular Signatures Database Hallmark Gene Set Collection. Cell Syst. 2015;1:417-425.</w:t>
      </w:r>
    </w:p>
    <w:p w14:paraId="2AA41EBD" w14:textId="77777777" w:rsidR="002548F6" w:rsidRDefault="00000000">
      <w:pPr>
        <w:spacing w:after="60"/>
      </w:pPr>
      <w:r>
        <w:rPr>
          <w:sz w:val="20"/>
        </w:rPr>
        <w:t>56. Skinnider MA, Squair JW, Kathe C, Anderson MA, Gautier M, et al. Cell type prioritization in single-cell data. Nat. Biotechnol. 2021;39:30-34.</w:t>
      </w:r>
    </w:p>
    <w:sectPr w:rsidR="002548F6"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6" w:author="Microsoft Office User" w:date="2026-09-11T10:20:00Z" w:initials="MOU">
    <w:p w14:paraId="0B00A12F" w14:textId="6F0E727D" w:rsidR="00E95B89" w:rsidRDefault="00E95B89">
      <w:pPr>
        <w:pStyle w:val="CommentText"/>
      </w:pPr>
      <w:r>
        <w:rPr>
          <w:rStyle w:val="CommentReference"/>
        </w:rPr>
        <w:annotationRef/>
      </w:r>
      <w:r>
        <w:rPr>
          <w:rFonts w:hint="eastAsia"/>
          <w:lang w:eastAsia="zh-CN"/>
        </w:rPr>
        <w:t>F</w:t>
      </w:r>
      <w:r>
        <w:rPr>
          <w:lang w:eastAsia="zh-CN"/>
        </w:rPr>
        <w:t>igure S3</w:t>
      </w:r>
      <w:r>
        <w:rPr>
          <w:rFonts w:hint="eastAsia"/>
          <w:lang w:eastAsia="zh-CN"/>
        </w:rPr>
        <w:t>没有存在必要，信息与</w:t>
      </w:r>
      <w:r>
        <w:rPr>
          <w:rFonts w:hint="eastAsia"/>
          <w:lang w:eastAsia="zh-CN"/>
        </w:rPr>
        <w:t>Figure</w:t>
      </w:r>
      <w:r>
        <w:rPr>
          <w:lang w:eastAsia="zh-CN"/>
        </w:rPr>
        <w:t>3</w:t>
      </w:r>
      <w:r>
        <w:rPr>
          <w:rFonts w:hint="eastAsia"/>
          <w:lang w:eastAsia="zh-CN"/>
        </w:rPr>
        <w:t>重复，</w:t>
      </w:r>
      <w:r>
        <w:rPr>
          <w:rFonts w:ascii="Microsoft YaHei" w:eastAsia="Microsoft YaHei" w:hAnsi="Microsoft YaHei" w:cs="Microsoft YaHei" w:hint="eastAsia"/>
          <w:lang w:eastAsia="zh-CN"/>
        </w:rPr>
        <w:t>图中“</w:t>
      </w:r>
      <w:r>
        <w:rPr>
          <w:rFonts w:hint="eastAsia"/>
          <w:lang w:eastAsia="zh-CN"/>
        </w:rPr>
        <w:t>mean</w:t>
      </w:r>
      <w:r>
        <w:rPr>
          <w:lang w:eastAsia="zh-CN"/>
        </w:rPr>
        <w:t xml:space="preserve"> </w:t>
      </w:r>
      <w:r>
        <w:rPr>
          <w:rFonts w:hint="eastAsia"/>
          <w:lang w:eastAsia="zh-CN"/>
        </w:rPr>
        <w:t>AUC</w:t>
      </w:r>
      <w:r>
        <w:rPr>
          <w:rFonts w:hint="eastAsia"/>
          <w:lang w:eastAsia="zh-CN"/>
        </w:rPr>
        <w:t>”没有任何意义</w:t>
      </w:r>
    </w:p>
  </w:comment>
  <w:comment w:id="63" w:author="Microsoft Office User" w:date="2026-09-11T14:42:00Z" w:initials="MOU">
    <w:p w14:paraId="46BE9E96" w14:textId="6486EFF0" w:rsidR="005950B5" w:rsidRDefault="005950B5">
      <w:pPr>
        <w:pStyle w:val="CommentText"/>
      </w:pPr>
      <w:r>
        <w:rPr>
          <w:rStyle w:val="CommentReference"/>
        </w:rPr>
        <w:annotationRef/>
      </w:r>
      <w:r w:rsidR="00000000">
        <w:rPr>
          <w:rFonts w:hint="eastAsia"/>
          <w:noProof/>
          <w:sz w:val="26"/>
          <w:lang w:eastAsia="zh-CN"/>
        </w:rPr>
        <w:t>表</w:t>
      </w:r>
      <w:r w:rsidR="00000000">
        <w:rPr>
          <w:rFonts w:hint="eastAsia"/>
          <w:noProof/>
          <w:sz w:val="26"/>
          <w:lang w:eastAsia="zh-CN"/>
        </w:rPr>
        <w:t>放在</w:t>
      </w:r>
      <w:r w:rsidR="00000000">
        <w:rPr>
          <w:rFonts w:ascii="Microsoft YaHei" w:eastAsia="Microsoft YaHei" w:hAnsi="Microsoft YaHei" w:cs="Microsoft YaHei" w:hint="eastAsia"/>
          <w:noProof/>
          <w:sz w:val="26"/>
          <w:lang w:eastAsia="zh-CN"/>
        </w:rPr>
        <w:t>图</w:t>
      </w:r>
      <w:r w:rsidR="00000000">
        <w:rPr>
          <w:rFonts w:ascii="Microsoft YaHei" w:eastAsia="Microsoft YaHei" w:hAnsi="Microsoft YaHei" w:cs="Microsoft YaHei" w:hint="eastAsia"/>
          <w:noProof/>
          <w:sz w:val="26"/>
          <w:lang w:eastAsia="zh-CN"/>
        </w:rPr>
        <w:t>的</w:t>
      </w:r>
      <w:r w:rsidR="00000000">
        <w:rPr>
          <w:rFonts w:ascii="Microsoft YaHei" w:eastAsia="Microsoft YaHei" w:hAnsi="Microsoft YaHei" w:cs="Microsoft YaHei" w:hint="eastAsia"/>
          <w:noProof/>
          <w:sz w:val="26"/>
          <w:lang w:eastAsia="zh-CN"/>
        </w:rPr>
        <w:t>legend</w:t>
      </w:r>
      <w:r w:rsidR="00000000">
        <w:rPr>
          <w:rFonts w:ascii="Microsoft YaHei" w:eastAsia="Microsoft YaHei" w:hAnsi="Microsoft YaHei" w:cs="Microsoft YaHei" w:hint="eastAsia"/>
          <w:noProof/>
          <w:sz w:val="26"/>
          <w:lang w:eastAsia="zh-CN"/>
        </w:rPr>
        <w:t>里</w:t>
      </w:r>
      <w:r w:rsidR="00000000">
        <w:rPr>
          <w:rFonts w:ascii="Microsoft YaHei" w:eastAsia="Microsoft YaHei" w:hAnsi="Microsoft YaHei" w:cs="Microsoft YaHei" w:hint="eastAsia"/>
          <w:noProof/>
          <w:sz w:val="26"/>
          <w:lang w:eastAsia="zh-CN"/>
        </w:rPr>
        <w:t>不合适</w:t>
      </w:r>
    </w:p>
  </w:comment>
  <w:comment w:id="69" w:author="Microsoft Office User" w:date="2026-09-11T16:23:00Z" w:initials="MOU">
    <w:p w14:paraId="10E2E444" w14:textId="03E4B75D" w:rsidR="00BF3395" w:rsidRDefault="00BF3395">
      <w:pPr>
        <w:pStyle w:val="CommentText"/>
        <w:rPr>
          <w:lang w:eastAsia="zh-CN"/>
        </w:rPr>
      </w:pPr>
      <w:r>
        <w:rPr>
          <w:rStyle w:val="CommentReference"/>
        </w:rPr>
        <w:annotationRef/>
      </w:r>
      <w:r>
        <w:rPr>
          <w:rFonts w:hint="eastAsia"/>
          <w:lang w:eastAsia="zh-CN"/>
        </w:rPr>
        <w:t>原来</w:t>
      </w:r>
      <w:r>
        <w:rPr>
          <w:rFonts w:hint="eastAsia"/>
          <w:lang w:eastAsia="zh-CN"/>
        </w:rPr>
        <w:t>S</w:t>
      </w:r>
      <w:r>
        <w:rPr>
          <w:lang w:eastAsia="zh-CN"/>
        </w:rPr>
        <w:t>6</w:t>
      </w:r>
      <w:r>
        <w:rPr>
          <w:rFonts w:hint="eastAsia"/>
          <w:lang w:eastAsia="zh-CN"/>
        </w:rPr>
        <w:t>的</w:t>
      </w:r>
      <w:r>
        <w:rPr>
          <w:rFonts w:hint="eastAsia"/>
          <w:lang w:eastAsia="zh-CN"/>
        </w:rPr>
        <w:t>A</w:t>
      </w:r>
      <w:r>
        <w:rPr>
          <w:lang w:eastAsia="zh-CN"/>
        </w:rPr>
        <w:t>-</w:t>
      </w:r>
      <w:r>
        <w:rPr>
          <w:rFonts w:hint="eastAsia"/>
          <w:lang w:eastAsia="zh-CN"/>
        </w:rPr>
        <w:t>E</w:t>
      </w:r>
      <w:r>
        <w:rPr>
          <w:rFonts w:hint="eastAsia"/>
          <w:lang w:eastAsia="zh-CN"/>
        </w:rPr>
        <w:t>都是</w:t>
      </w:r>
      <w:r>
        <w:rPr>
          <w:rFonts w:ascii="Microsoft YaHei" w:eastAsia="Microsoft YaHei" w:hAnsi="Microsoft YaHei" w:cs="Microsoft YaHei" w:hint="eastAsia"/>
          <w:lang w:eastAsia="zh-CN"/>
        </w:rPr>
        <w:t>错误的和无用的</w:t>
      </w:r>
      <w:r w:rsidR="00C139A2">
        <w:rPr>
          <w:rFonts w:ascii="Microsoft YaHei" w:eastAsia="Microsoft YaHei" w:hAnsi="Microsoft YaHei" w:cs="Microsoft YaHei" w:hint="eastAsia"/>
          <w:lang w:eastAsia="zh-CN"/>
        </w:rPr>
        <w:t>，新的S</w:t>
      </w:r>
      <w:r w:rsidR="00C139A2">
        <w:rPr>
          <w:rFonts w:ascii="Microsoft YaHei" w:eastAsia="Microsoft YaHei" w:hAnsi="Microsoft YaHei" w:cs="Microsoft YaHei"/>
          <w:lang w:eastAsia="zh-CN"/>
        </w:rPr>
        <w:t>6</w:t>
      </w:r>
      <w:r w:rsidR="00C139A2">
        <w:rPr>
          <w:rFonts w:ascii="Microsoft YaHei" w:eastAsia="Microsoft YaHei" w:hAnsi="Microsoft YaHei" w:cs="Microsoft YaHei" w:hint="eastAsia"/>
          <w:lang w:eastAsia="zh-CN"/>
        </w:rPr>
        <w:t>是我根据个人看法重做的</w:t>
      </w:r>
    </w:p>
  </w:comment>
  <w:comment w:id="71" w:author="Microsoft Office User" w:date="2026-09-11T15:31:00Z" w:initials="MOU">
    <w:p w14:paraId="6E3A04E8" w14:textId="78752D6F" w:rsidR="001F4ED7" w:rsidRDefault="001F4ED7">
      <w:pPr>
        <w:pStyle w:val="CommentText"/>
        <w:rPr>
          <w:lang w:eastAsia="zh-CN"/>
        </w:rPr>
      </w:pPr>
      <w:r>
        <w:rPr>
          <w:rStyle w:val="CommentReference"/>
        </w:rPr>
        <w:annotationRef/>
      </w:r>
      <w:r>
        <w:rPr>
          <w:rFonts w:ascii="Microsoft YaHei" w:eastAsia="Microsoft YaHei" w:hAnsi="Microsoft YaHei" w:cs="Microsoft YaHei" w:hint="eastAsia"/>
          <w:lang w:eastAsia="zh-CN"/>
        </w:rPr>
        <w:t>图</w:t>
      </w:r>
      <w:r>
        <w:rPr>
          <w:lang w:eastAsia="zh-CN"/>
        </w:rPr>
        <w:t>D</w:t>
      </w:r>
      <w:r>
        <w:rPr>
          <w:rFonts w:hint="eastAsia"/>
          <w:lang w:eastAsia="zh-CN"/>
        </w:rPr>
        <w:t>稿件中没有相关内容，</w:t>
      </w:r>
      <w:r>
        <w:rPr>
          <w:rFonts w:ascii="Microsoft YaHei" w:eastAsia="Microsoft YaHei" w:hAnsi="Microsoft YaHei" w:cs="Microsoft YaHei" w:hint="eastAsia"/>
          <w:lang w:eastAsia="zh-CN"/>
        </w:rPr>
        <w:t>图E与figure</w:t>
      </w:r>
      <w:r>
        <w:rPr>
          <w:rFonts w:ascii="Microsoft YaHei" w:eastAsia="Microsoft YaHei" w:hAnsi="Microsoft YaHei" w:cs="Microsoft YaHei"/>
          <w:lang w:eastAsia="zh-CN"/>
        </w:rPr>
        <w:t>6</w:t>
      </w:r>
      <w:r>
        <w:rPr>
          <w:rFonts w:ascii="Microsoft YaHei" w:eastAsia="Microsoft YaHei" w:hAnsi="Microsoft YaHei" w:cs="Microsoft YaHei" w:hint="eastAsia"/>
          <w:lang w:eastAsia="zh-CN"/>
        </w:rPr>
        <w:t>C重复</w:t>
      </w:r>
    </w:p>
  </w:comment>
  <w:comment w:id="72" w:author="Microsoft Office User" w:date="2026-09-11T15:31:00Z" w:initials="MOU">
    <w:p w14:paraId="39508296" w14:textId="60AE8B1C" w:rsidR="001F4ED7" w:rsidRDefault="001F4ED7">
      <w:pPr>
        <w:pStyle w:val="CommentText"/>
      </w:pPr>
      <w:r>
        <w:rPr>
          <w:rStyle w:val="CommentReference"/>
        </w:rPr>
        <w:annotationRef/>
      </w:r>
    </w:p>
  </w:comment>
  <w:comment w:id="99" w:author="Microsoft Office User" w:date="2026-09-12T16:38:00Z" w:initials="MOU">
    <w:p w14:paraId="5781E98B" w14:textId="024E3481" w:rsidR="00310A83" w:rsidRDefault="00310A83">
      <w:pPr>
        <w:pStyle w:val="CommentText"/>
        <w:rPr>
          <w:lang w:eastAsia="zh-CN"/>
        </w:rPr>
      </w:pPr>
      <w:r>
        <w:rPr>
          <w:rStyle w:val="CommentReference"/>
        </w:rPr>
        <w:annotationRef/>
      </w:r>
      <w:r>
        <w:rPr>
          <w:rFonts w:ascii="Microsoft YaHei" w:eastAsia="Microsoft YaHei" w:hAnsi="Microsoft YaHei" w:cs="Microsoft YaHei" w:hint="eastAsia"/>
          <w:lang w:eastAsia="zh-CN"/>
        </w:rPr>
        <w:t>图B是随机生成的四个数据集，内容在稿件中也没有对应内容；图C没看出来比较的逻辑，也对稿件无贡献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00A12F" w15:done="0"/>
  <w15:commentEx w15:paraId="46BE9E96" w15:done="0"/>
  <w15:commentEx w15:paraId="10E2E444" w15:done="0"/>
  <w15:commentEx w15:paraId="6E3A04E8" w15:done="0"/>
  <w15:commentEx w15:paraId="39508296" w15:done="0"/>
  <w15:commentEx w15:paraId="5781E9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93AFF72" w16cex:dateUtc="2026-09-11T02:20:00Z"/>
  <w16cex:commentExtensible w16cex:durableId="73FCC770" w16cex:dateUtc="2026-09-11T06:42:00Z"/>
  <w16cex:commentExtensible w16cex:durableId="3763AE81" w16cex:dateUtc="2026-09-11T08:23:00Z"/>
  <w16cex:commentExtensible w16cex:durableId="0C8232A2" w16cex:dateUtc="2026-09-11T07:31:00Z"/>
  <w16cex:commentExtensible w16cex:durableId="39B48EA2" w16cex:dateUtc="2026-09-11T07:31:00Z"/>
  <w16cex:commentExtensible w16cex:durableId="4297980E" w16cex:dateUtc="2026-09-12T0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00A12F" w16cid:durableId="693AFF72"/>
  <w16cid:commentId w16cid:paraId="46BE9E96" w16cid:durableId="73FCC770"/>
  <w16cid:commentId w16cid:paraId="10E2E444" w16cid:durableId="3763AE81"/>
  <w16cid:commentId w16cid:paraId="6E3A04E8" w16cid:durableId="0C8232A2"/>
  <w16cid:commentId w16cid:paraId="39508296" w16cid:durableId="39B48EA2"/>
  <w16cid:commentId w16cid:paraId="5781E98B" w16cid:durableId="429798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icrosoft YaHei">
    <w:altName w:val="汉仪旗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216244">
    <w:abstractNumId w:val="8"/>
  </w:num>
  <w:num w:numId="2" w16cid:durableId="1017581807">
    <w:abstractNumId w:val="6"/>
  </w:num>
  <w:num w:numId="3" w16cid:durableId="2117868925">
    <w:abstractNumId w:val="5"/>
  </w:num>
  <w:num w:numId="4" w16cid:durableId="52428990">
    <w:abstractNumId w:val="4"/>
  </w:num>
  <w:num w:numId="5" w16cid:durableId="673462752">
    <w:abstractNumId w:val="7"/>
  </w:num>
  <w:num w:numId="6" w16cid:durableId="188957551">
    <w:abstractNumId w:val="3"/>
  </w:num>
  <w:num w:numId="7" w16cid:durableId="1467889610">
    <w:abstractNumId w:val="2"/>
  </w:num>
  <w:num w:numId="8" w16cid:durableId="2099331417">
    <w:abstractNumId w:val="1"/>
  </w:num>
  <w:num w:numId="9" w16cid:durableId="16565667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740"/>
    <w:rsid w:val="00120057"/>
    <w:rsid w:val="0015074B"/>
    <w:rsid w:val="00192D4F"/>
    <w:rsid w:val="001F4ED7"/>
    <w:rsid w:val="002349B3"/>
    <w:rsid w:val="002548F6"/>
    <w:rsid w:val="00262B3E"/>
    <w:rsid w:val="00272EAC"/>
    <w:rsid w:val="00292465"/>
    <w:rsid w:val="0029639D"/>
    <w:rsid w:val="002C0944"/>
    <w:rsid w:val="002F2B05"/>
    <w:rsid w:val="002F4AD1"/>
    <w:rsid w:val="00310A83"/>
    <w:rsid w:val="00326F90"/>
    <w:rsid w:val="003729B0"/>
    <w:rsid w:val="0038127A"/>
    <w:rsid w:val="00393AF1"/>
    <w:rsid w:val="004022B9"/>
    <w:rsid w:val="00492906"/>
    <w:rsid w:val="005950B5"/>
    <w:rsid w:val="0063076D"/>
    <w:rsid w:val="00666C37"/>
    <w:rsid w:val="00670E65"/>
    <w:rsid w:val="006961DC"/>
    <w:rsid w:val="0074538D"/>
    <w:rsid w:val="00762A67"/>
    <w:rsid w:val="007F1B7F"/>
    <w:rsid w:val="0080243A"/>
    <w:rsid w:val="00A91321"/>
    <w:rsid w:val="00AA1D8D"/>
    <w:rsid w:val="00AC2DA1"/>
    <w:rsid w:val="00B47730"/>
    <w:rsid w:val="00B65C3F"/>
    <w:rsid w:val="00BF3395"/>
    <w:rsid w:val="00C139A2"/>
    <w:rsid w:val="00C22BF4"/>
    <w:rsid w:val="00C46966"/>
    <w:rsid w:val="00CB0664"/>
    <w:rsid w:val="00CD0D8F"/>
    <w:rsid w:val="00D66CCB"/>
    <w:rsid w:val="00D9030B"/>
    <w:rsid w:val="00E95B89"/>
    <w:rsid w:val="00EF377F"/>
    <w:rsid w:val="00F552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AC3A6"/>
  <w14:defaultImageDpi w14:val="300"/>
  <w15:docId w15:val="{D0D02AAC-B662-9048-B125-5E989A9A8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66C37"/>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5B89"/>
    <w:rPr>
      <w:sz w:val="16"/>
      <w:szCs w:val="16"/>
    </w:rPr>
  </w:style>
  <w:style w:type="paragraph" w:styleId="CommentText">
    <w:name w:val="annotation text"/>
    <w:basedOn w:val="Normal"/>
    <w:link w:val="CommentTextChar"/>
    <w:uiPriority w:val="99"/>
    <w:semiHidden/>
    <w:unhideWhenUsed/>
    <w:rsid w:val="00E95B89"/>
    <w:pPr>
      <w:spacing w:line="240" w:lineRule="auto"/>
    </w:pPr>
    <w:rPr>
      <w:sz w:val="20"/>
      <w:szCs w:val="20"/>
    </w:rPr>
  </w:style>
  <w:style w:type="character" w:customStyle="1" w:styleId="CommentTextChar">
    <w:name w:val="Comment Text Char"/>
    <w:basedOn w:val="DefaultParagraphFont"/>
    <w:link w:val="CommentText"/>
    <w:uiPriority w:val="99"/>
    <w:semiHidden/>
    <w:rsid w:val="00E95B8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5B89"/>
    <w:rPr>
      <w:b/>
      <w:bCs/>
    </w:rPr>
  </w:style>
  <w:style w:type="character" w:customStyle="1" w:styleId="CommentSubjectChar">
    <w:name w:val="Comment Subject Char"/>
    <w:basedOn w:val="CommentTextChar"/>
    <w:link w:val="CommentSubject"/>
    <w:uiPriority w:val="99"/>
    <w:semiHidden/>
    <w:rsid w:val="00E95B89"/>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41</Pages>
  <Words>22016</Words>
  <Characters>125496</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31</cp:revision>
  <dcterms:created xsi:type="dcterms:W3CDTF">2013-12-23T23:15:00Z</dcterms:created>
  <dcterms:modified xsi:type="dcterms:W3CDTF">2026-09-12T09:49:00Z</dcterms:modified>
  <cp:category/>
</cp:coreProperties>
</file>